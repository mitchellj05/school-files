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3.png" ContentType="image/png"/>
  <Override PartName="/word/media/image4.png" ContentType="image/png"/>
  <Override PartName="/word/media/image11.jpeg" ContentType="image/jpeg"/>
  <Override PartName="/word/media/image8.jpeg" ContentType="image/jpeg"/>
  <Override PartName="/word/media/image9.png" ContentType="image/png"/>
  <Override PartName="/word/media/image18.png" ContentType="image/png"/>
  <Override PartName="/word/media/image19.png" ContentType="image/png"/>
  <Override PartName="/word/media/image17.png" ContentType="image/png"/>
  <Override PartName="/word/media/image14.jpeg" ContentType="image/jpeg"/>
  <Override PartName="/word/media/image3.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2.jpeg" ContentType="image/jpeg"/>
  <Override PartName="/word/media/image5.png" ContentType="image/png"/>
  <Override PartName="/word/media/image16.png" ContentType="image/png"/>
  <Override PartName="/word/media/image7.png" ContentType="image/png"/>
  <Override PartName="/word/media/image12.jpeg" ContentType="image/jpe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0"/>
        <w:ind w:right="0"/>
        <w:rPr/>
      </w:pPr>
      <w:r>
        <w:rPr/>
        <w:drawing>
          <wp:anchor behindDoc="0" distT="0" distB="0" distL="114300" distR="114300" simplePos="0" locked="0" layoutInCell="0" allowOverlap="1" relativeHeight="79">
            <wp:simplePos x="0" y="0"/>
            <wp:positionH relativeFrom="column">
              <wp:posOffset>3759200</wp:posOffset>
            </wp:positionH>
            <wp:positionV relativeFrom="paragraph">
              <wp:posOffset>635</wp:posOffset>
            </wp:positionV>
            <wp:extent cx="2919730" cy="676910"/>
            <wp:effectExtent l="0" t="0" r="0" b="0"/>
            <wp:wrapThrough wrapText="bothSides">
              <wp:wrapPolygon edited="0">
                <wp:start x="-12" y="0"/>
                <wp:lineTo x="-12" y="21248"/>
                <wp:lineTo x="21411" y="21248"/>
                <wp:lineTo x="21411" y="0"/>
                <wp:lineTo x="-12" y="0"/>
              </wp:wrapPolygon>
            </wp:wrapThrough>
            <wp:docPr id="1" name="Picture 8005540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00554080" descr=""/>
                    <pic:cNvPicPr>
                      <a:picLocks noChangeAspect="1" noChangeArrowheads="1"/>
                    </pic:cNvPicPr>
                  </pic:nvPicPr>
                  <pic:blipFill>
                    <a:blip r:embed="rId2"/>
                    <a:stretch>
                      <a:fillRect/>
                    </a:stretch>
                  </pic:blipFill>
                  <pic:spPr bwMode="auto">
                    <a:xfrm>
                      <a:off x="0" y="0"/>
                      <a:ext cx="2919730" cy="676910"/>
                    </a:xfrm>
                    <a:prstGeom prst="rect">
                      <a:avLst/>
                    </a:prstGeom>
                  </pic:spPr>
                </pic:pic>
              </a:graphicData>
            </a:graphic>
          </wp:anchor>
        </w:drawing>
      </w:r>
    </w:p>
    <w:p>
      <w:pPr>
        <w:pStyle w:val="Heading1"/>
        <w:ind w:right="0"/>
        <w:rPr/>
      </w:pPr>
      <w:r>
        <w:rPr/>
      </w:r>
    </w:p>
    <w:p>
      <w:pPr>
        <w:pStyle w:val="Coverheadings1"/>
        <w:rPr/>
      </w:pPr>
      <w:r>
        <w:rPr/>
      </w:r>
    </w:p>
    <w:p>
      <w:pPr>
        <w:pStyle w:val="Coverheadings1"/>
        <w:rPr/>
      </w:pPr>
      <w:r>
        <w:rPr/>
        <w:t>Cyber Fundamentals and Internet Safety</w:t>
      </w:r>
    </w:p>
    <w:p>
      <w:pPr>
        <w:pStyle w:val="Heading2"/>
        <w:ind w:right="0"/>
        <w:rPr/>
      </w:pPr>
      <w:r>
        <w:rPr/>
      </w:r>
    </w:p>
    <w:p>
      <w:pPr>
        <w:pStyle w:val="CoverHeading2"/>
        <w:rPr/>
      </w:pPr>
      <w:r>
        <w:rPr/>
        <w:t>Getting Started with Chromebook</w:t>
      </w:r>
    </w:p>
    <w:p>
      <w:pPr>
        <w:pStyle w:val="Cover-text"/>
        <w:ind w:right="0"/>
        <w:rPr/>
      </w:pPr>
      <w:r>
        <w:rPr/>
        <mc:AlternateContent>
          <mc:Choice Requires="wps">
            <w:drawing>
              <wp:anchor behindDoc="0" distT="0" distB="0" distL="114300" distR="114300" simplePos="0" locked="0" layoutInCell="0" allowOverlap="1" relativeHeight="16" wp14:anchorId="674F1E85">
                <wp:simplePos x="0" y="0"/>
                <wp:positionH relativeFrom="column">
                  <wp:posOffset>-77470</wp:posOffset>
                </wp:positionH>
                <wp:positionV relativeFrom="paragraph">
                  <wp:posOffset>67945</wp:posOffset>
                </wp:positionV>
                <wp:extent cx="4410710" cy="1574800"/>
                <wp:effectExtent l="0" t="0" r="0" b="0"/>
                <wp:wrapSquare wrapText="bothSides"/>
                <wp:docPr id="2" name="Text Box 6"/>
                <a:graphic xmlns:a="http://schemas.openxmlformats.org/drawingml/2006/main">
                  <a:graphicData uri="http://schemas.microsoft.com/office/word/2010/wordprocessingShape">
                    <wps:wsp>
                      <wps:cNvSpPr/>
                      <wps:spPr>
                        <a:xfrm>
                          <a:off x="0" y="0"/>
                          <a:ext cx="4410720" cy="157464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ind w:right="0"/>
                              <w:rPr/>
                            </w:pPr>
                            <w:r>
                              <w:rPr/>
                              <w:t>This booklet has been verified by the SQA and meets SQA requirements. Any editing of content or questions contained in the booklet by schools needs to be submitted for verification prior to any proposed use.</w:t>
                            </w:r>
                          </w:p>
                          <w:p>
                            <w:pPr>
                              <w:pStyle w:val="FrameContents"/>
                              <w:ind w:right="0"/>
                              <w:rPr/>
                            </w:pPr>
                            <w:r>
                              <w:rPr/>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6.1pt;margin-top:5.35pt;width:347.25pt;height:123.95pt;mso-wrap-style:square;v-text-anchor:top" wp14:anchorId="674F1E85">
                <v:fill o:detectmouseclick="t" on="false"/>
                <v:stroke color="#3465a4" joinstyle="round" endcap="flat"/>
                <v:textbox>
                  <w:txbxContent>
                    <w:p>
                      <w:pPr>
                        <w:pStyle w:val="FrameContents"/>
                        <w:ind w:right="0"/>
                        <w:rPr/>
                      </w:pPr>
                      <w:r>
                        <w:rPr/>
                        <w:t>This booklet has been verified by the SQA and meets SQA requirements. Any editing of content or questions contained in the booklet by schools needs to be submitted for verification prior to any proposed use.</w:t>
                      </w:r>
                    </w:p>
                    <w:p>
                      <w:pPr>
                        <w:pStyle w:val="FrameContents"/>
                        <w:ind w:right="0"/>
                        <w:rPr/>
                      </w:pPr>
                      <w:r>
                        <w:rPr/>
                      </w:r>
                    </w:p>
                  </w:txbxContent>
                </v:textbox>
                <w10:wrap type="square"/>
              </v:rect>
            </w:pict>
          </mc:Fallback>
        </mc:AlternateContent>
      </w:r>
    </w:p>
    <w:p>
      <w:pPr>
        <w:pStyle w:val="Cover-text"/>
        <w:ind w:right="0"/>
        <w:rPr/>
      </w:pPr>
      <w:r>
        <w:rPr/>
        <w:tab/>
      </w:r>
    </w:p>
    <w:p>
      <w:pPr>
        <w:pStyle w:val="Heading1"/>
        <w:ind w:right="0"/>
        <w:rPr/>
      </w:pPr>
      <w:r>
        <w:rPr/>
      </w:r>
    </w:p>
    <w:p>
      <w:pPr>
        <w:pStyle w:val="Normal"/>
        <w:jc w:val="center"/>
        <w:rPr>
          <w:rFonts w:eastAsia="Arial" w:cs="Arial"/>
          <w:b/>
          <w:bCs/>
          <w:szCs w:val="24"/>
        </w:rPr>
      </w:pPr>
      <w:r>
        <w:rPr>
          <w:rFonts w:eastAsia="Arial" w:cs="Arial"/>
          <w:b/>
          <w:bCs/>
          <w:szCs w:val="24"/>
        </w:rPr>
      </w:r>
      <w:r>
        <w:br w:type="page"/>
      </w:r>
    </w:p>
    <w:p>
      <w:pPr>
        <w:pStyle w:val="Normal"/>
        <w:spacing w:before="0" w:after="0"/>
        <w:jc w:val="center"/>
        <w:rPr>
          <w:rFonts w:eastAsia="Arial" w:cs="Arial"/>
          <w:b/>
          <w:bCs/>
          <w:szCs w:val="24"/>
        </w:rPr>
      </w:pPr>
      <w:r>
        <w:rPr>
          <w:rFonts w:eastAsia="Arial" w:cs="Arial"/>
          <w:b/>
          <w:bCs/>
          <w:szCs w:val="24"/>
        </w:rPr>
        <w:t>Introduction to your devices</w:t>
      </w:r>
    </w:p>
    <w:p>
      <w:pPr>
        <w:pStyle w:val="Normal"/>
        <w:rPr/>
      </w:pPr>
      <w:r>
        <w:rPr>
          <w:rFonts w:eastAsia="Arial" w:cs="Arial"/>
          <w:szCs w:val="24"/>
        </w:rPr>
        <w:t xml:space="preserve"> </w:t>
      </w:r>
    </w:p>
    <w:p>
      <w:pPr>
        <w:pStyle w:val="Normal"/>
        <w:rPr/>
      </w:pPr>
      <w:r>
        <w:rPr>
          <w:rFonts w:eastAsia="Arial" w:cs="Arial"/>
          <w:szCs w:val="24"/>
        </w:rPr>
        <w:t>Now that you are setting up a new device you must be aware of the risks.  Your device will be connecting to the Internet which makes it vulnerable to many cyber dependant risks.  Today it is estimated that around 50 billion devices are connected to the internet.  At the time of writing this booklet it was estimated that the world population is 8 billion people.</w:t>
      </w:r>
    </w:p>
    <w:p>
      <w:pPr>
        <w:pStyle w:val="Normal"/>
        <w:rPr/>
      </w:pPr>
      <w:r>
        <w:rPr/>
      </w:r>
    </w:p>
    <w:p>
      <w:pPr>
        <w:pStyle w:val="Normal"/>
        <w:rPr/>
      </w:pPr>
      <w:r>
        <w:rPr>
          <w:rFonts w:eastAsia="Arial" w:cs="Arial"/>
        </w:rPr>
        <w:t>Education Scotland has created this risk road map to help you reduce the chances of your devices being</w:t>
      </w:r>
      <w:r>
        <w:rPr>
          <w:rFonts w:eastAsia="Arial" w:cs="Arial"/>
          <w:b/>
        </w:rPr>
        <w:t xml:space="preserve"> </w:t>
      </w:r>
      <w:r>
        <w:rPr>
          <w:rFonts w:eastAsia="Arial" w:cs="Arial"/>
        </w:rPr>
        <w:t>infected with malware,</w:t>
      </w:r>
      <w:r>
        <w:rPr>
          <w:rFonts w:eastAsia="Arial" w:cs="Arial"/>
          <w:b/>
        </w:rPr>
        <w:t xml:space="preserve"> </w:t>
      </w:r>
      <w:r>
        <w:rPr>
          <w:rFonts w:eastAsia="Arial" w:cs="Arial"/>
        </w:rPr>
        <w:t>as well as</w:t>
      </w:r>
      <w:r>
        <w:rPr>
          <w:rFonts w:eastAsia="Arial" w:cs="Arial"/>
          <w:b/>
        </w:rPr>
        <w:t xml:space="preserve"> </w:t>
      </w:r>
      <w:r>
        <w:rPr>
          <w:rFonts w:eastAsia="Arial" w:cs="Arial"/>
        </w:rPr>
        <w:t xml:space="preserve">recognise, react and recover when you experience issues. </w:t>
      </w:r>
    </w:p>
    <w:p>
      <w:pPr>
        <w:pStyle w:val="Normal"/>
        <w:rPr/>
      </w:pPr>
      <w:r>
        <w:drawing>
          <wp:anchor behindDoc="0" distT="0" distB="0" distL="114300" distR="114300" simplePos="0" locked="0" layoutInCell="0" allowOverlap="1" relativeHeight="80">
            <wp:simplePos x="0" y="0"/>
            <wp:positionH relativeFrom="margin">
              <wp:posOffset>-237490</wp:posOffset>
            </wp:positionH>
            <wp:positionV relativeFrom="paragraph">
              <wp:posOffset>186690</wp:posOffset>
            </wp:positionV>
            <wp:extent cx="6481445" cy="2187575"/>
            <wp:effectExtent l="0" t="0" r="0" b="0"/>
            <wp:wrapThrough wrapText="bothSides">
              <wp:wrapPolygon edited="0">
                <wp:start x="-18" y="0"/>
                <wp:lineTo x="-18" y="21415"/>
                <wp:lineTo x="21509" y="21415"/>
                <wp:lineTo x="21509" y="0"/>
                <wp:lineTo x="-18" y="0"/>
              </wp:wrapPolygon>
            </wp:wrapThrough>
            <wp:docPr id="3" name="Picture 800554081" descr="C:\Users\z619115\AppData\Local\Microsoft\Windows\INetCache\Content.MSO\6BAAE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00554081" descr="C:\Users\z619115\AppData\Local\Microsoft\Windows\INetCache\Content.MSO\6BAAEF1.tmp"/>
                    <pic:cNvPicPr>
                      <a:picLocks noChangeAspect="1" noChangeArrowheads="1"/>
                    </pic:cNvPicPr>
                  </pic:nvPicPr>
                  <pic:blipFill>
                    <a:blip r:embed="rId3"/>
                    <a:stretch>
                      <a:fillRect/>
                    </a:stretch>
                  </pic:blipFill>
                  <pic:spPr bwMode="auto">
                    <a:xfrm>
                      <a:off x="0" y="0"/>
                      <a:ext cx="6481445" cy="2187575"/>
                    </a:xfrm>
                    <a:prstGeom prst="rect">
                      <a:avLst/>
                    </a:prstGeom>
                  </pic:spPr>
                </pic:pic>
              </a:graphicData>
            </a:graphic>
          </wp:anchor>
        </w:drawing>
      </w:r>
      <w:r>
        <w:rPr>
          <w:rFonts w:eastAsia="Arial" w:cs="Arial"/>
        </w:rPr>
        <w:t xml:space="preserve"> </w:t>
      </w:r>
    </w:p>
    <w:p>
      <w:pPr>
        <w:pStyle w:val="Normal"/>
        <w:jc w:val="center"/>
        <w:rPr/>
      </w:pPr>
      <w:r>
        <w:rPr/>
      </w:r>
    </w:p>
    <w:p>
      <w:pPr>
        <w:pStyle w:val="Normal"/>
        <w:jc w:val="center"/>
        <w:rPr/>
      </w:pPr>
      <w:r>
        <w:rPr>
          <w:rFonts w:eastAsia="Arial" w:cs="Arial"/>
          <w:szCs w:val="24"/>
        </w:rPr>
        <w:t xml:space="preserve"> </w:t>
      </w:r>
    </w:p>
    <w:p>
      <w:pPr>
        <w:pStyle w:val="Normal"/>
        <w:rPr/>
      </w:pPr>
      <w:r>
        <w:rPr>
          <w:rFonts w:eastAsia="Arial" w:cs="Arial"/>
          <w:b/>
        </w:rPr>
        <w:t>Consume:</w:t>
      </w:r>
      <w:r>
        <w:rPr>
          <w:rFonts w:eastAsia="Arial" w:cs="Arial"/>
        </w:rPr>
        <w:t xml:space="preserve"> you will use your new device to view videos, images, play games, download apps and stream movies.  We refer to this as consuming content.  Using the Internet to consume increases the risk of your device being infected with malware.</w:t>
      </w:r>
    </w:p>
    <w:p>
      <w:pPr>
        <w:pStyle w:val="Normal"/>
        <w:rPr/>
      </w:pPr>
      <w:r>
        <w:rPr>
          <w:rFonts w:eastAsia="Arial" w:cs="Arial"/>
          <w:szCs w:val="24"/>
        </w:rPr>
        <w:t xml:space="preserve"> </w:t>
      </w:r>
    </w:p>
    <w:p>
      <w:pPr>
        <w:pStyle w:val="Normal"/>
        <w:rPr/>
      </w:pPr>
      <w:r>
        <w:rPr>
          <w:rFonts w:eastAsia="Arial" w:cs="Arial"/>
          <w:b/>
          <w:bCs/>
          <w:szCs w:val="24"/>
        </w:rPr>
        <w:t>Create:</w:t>
      </w:r>
      <w:r>
        <w:rPr>
          <w:rFonts w:eastAsia="Arial" w:cs="Arial"/>
          <w:szCs w:val="24"/>
        </w:rPr>
        <w:t xml:space="preserve"> once you become more confident with your device you will start to create your own images, videos and games.  You will probably create content using apps that you download.  </w:t>
      </w:r>
    </w:p>
    <w:p>
      <w:pPr>
        <w:pStyle w:val="Normal"/>
        <w:rPr/>
      </w:pPr>
      <w:r>
        <w:rPr>
          <w:rFonts w:eastAsia="Arial" w:cs="Arial"/>
          <w:szCs w:val="24"/>
        </w:rPr>
        <w:t xml:space="preserve"> </w:t>
      </w:r>
    </w:p>
    <w:p>
      <w:pPr>
        <w:pStyle w:val="Normal"/>
        <w:rPr/>
      </w:pPr>
      <w:r>
        <w:rPr>
          <w:rFonts w:eastAsia="Arial" w:cs="Arial"/>
          <w:b/>
          <w:bCs/>
          <w:szCs w:val="24"/>
        </w:rPr>
        <w:t>Communicate:</w:t>
      </w:r>
      <w:r>
        <w:rPr>
          <w:rFonts w:eastAsia="Arial" w:cs="Arial"/>
          <w:szCs w:val="24"/>
        </w:rPr>
        <w:t xml:space="preserve"> Once you have created your own content you will start to share this content with other users on social media apps. We refer to this as communicating content.  As you share content between apps and people you increase your risk of passing malware on.</w:t>
      </w:r>
    </w:p>
    <w:p>
      <w:pPr>
        <w:pStyle w:val="Normal"/>
        <w:rPr/>
      </w:pPr>
      <w:r>
        <w:rPr>
          <w:rFonts w:eastAsia="Arial" w:cs="Arial"/>
          <w:szCs w:val="24"/>
        </w:rPr>
        <w:t xml:space="preserve"> </w:t>
      </w:r>
    </w:p>
    <w:p>
      <w:pPr>
        <w:pStyle w:val="Normal"/>
        <w:rPr/>
      </w:pPr>
      <w:r>
        <w:rPr>
          <w:rFonts w:eastAsia="Arial" w:cs="Arial"/>
        </w:rPr>
        <w:t xml:space="preserve">This booklet has been designed to walk you through setting up your device and ensure that you have the skills and knowledge to reduce the risks to your device.  If you need any information on the risks of using social media check Booklet 2. </w:t>
      </w:r>
    </w:p>
    <w:p>
      <w:pPr>
        <w:pStyle w:val="Normal"/>
        <w:rPr/>
      </w:pPr>
      <w:r>
        <w:rPr/>
        <w:br/>
      </w:r>
    </w:p>
    <w:p>
      <w:pPr>
        <w:pStyle w:val="Normal"/>
        <w:rPr>
          <w:rFonts w:eastAsia="Arial" w:cs="Arial"/>
          <w:szCs w:val="24"/>
        </w:rPr>
      </w:pPr>
      <w:r>
        <w:rPr>
          <w:rFonts w:eastAsia="Arial" w:cs="Arial"/>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rFonts w:eastAsia="Arial" w:cs="Arial"/>
          <w:color w:themeColor="text1" w:val="000000"/>
          <w:szCs w:val="24"/>
        </w:rPr>
      </w:pPr>
      <w:r>
        <w:rPr>
          <w:rFonts w:eastAsia="Arial" w:cs="Arial"/>
          <w:color w:themeColor="text1" w:val="000000"/>
          <w:szCs w:val="24"/>
        </w:rPr>
        <mc:AlternateContent>
          <mc:Choice Requires="wps">
            <w:drawing>
              <wp:anchor behindDoc="0" distT="45720" distB="45720" distL="114300" distR="114300" simplePos="0" locked="0" layoutInCell="0" allowOverlap="1" relativeHeight="35" wp14:anchorId="6B522CEC">
                <wp:simplePos x="0" y="0"/>
                <wp:positionH relativeFrom="margin">
                  <wp:posOffset>-231140</wp:posOffset>
                </wp:positionH>
                <wp:positionV relativeFrom="paragraph">
                  <wp:posOffset>722630</wp:posOffset>
                </wp:positionV>
                <wp:extent cx="6741795" cy="504825"/>
                <wp:effectExtent l="5715" t="5715" r="4445" b="4445"/>
                <wp:wrapThrough wrapText="bothSides">
                  <wp:wrapPolygon edited="0">
                    <wp:start x="0" y="0"/>
                    <wp:lineTo x="0" y="22008"/>
                    <wp:lineTo x="21606" y="22008"/>
                    <wp:lineTo x="21606" y="0"/>
                    <wp:lineTo x="0" y="0"/>
                  </wp:wrapPolygon>
                </wp:wrapThrough>
                <wp:docPr id="4" name="Text Box 2"/>
                <a:graphic xmlns:a="http://schemas.openxmlformats.org/drawingml/2006/main">
                  <a:graphicData uri="http://schemas.microsoft.com/office/word/2010/wordprocessingShape">
                    <wps:wsp>
                      <wps:cNvSpPr/>
                      <wps:spPr>
                        <a:xfrm>
                          <a:off x="0" y="0"/>
                          <a:ext cx="6741720" cy="504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c &amp;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8.2pt;margin-top:56.9pt;width:530.8pt;height:39.7pt;mso-wrap-style:square;v-text-anchor:top;mso-position-horizontal-relative:margin" wp14:anchorId="6B522CEC">
                <v:fill o:detectmouseclick="t" type="solid" color2="black"/>
                <v:stroke color="black" weight="9360" joinstyle="miter" endcap="flat"/>
                <v:textbox>
                  <w:txbxContent>
                    <w:p>
                      <w:pPr>
                        <w:pStyle w:val="FrameContents"/>
                        <w:rPr/>
                      </w:pPr>
                      <w:r>
                        <w:rPr/>
                        <w:t xml:space="preserve">Cyber Security Fundamentals Outcome 1  Performance Criteria  a, b, c &amp; d  </w:t>
                      </w:r>
                    </w:p>
                  </w:txbxContent>
                </v:textbox>
                <w10:wrap type="square"/>
              </v:rect>
            </w:pict>
          </mc:Fallback>
        </mc:AlternateContent>
      </w:r>
      <w:r>
        <w:br w:type="page"/>
      </w:r>
    </w:p>
    <w:p>
      <w:pPr>
        <w:pStyle w:val="Normal"/>
        <w:spacing w:before="0" w:after="0"/>
        <w:ind w:hanging="0" w:right="2835"/>
        <w:rPr>
          <w:rFonts w:eastAsia="Arial" w:cs="Arial"/>
          <w:color w:themeColor="text1" w:val="000000"/>
          <w:szCs w:val="24"/>
        </w:rPr>
      </w:pPr>
      <w:r>
        <w:rPr>
          <w:rFonts w:eastAsia="Arial" w:cs="Arial"/>
          <w:color w:themeColor="text1" w:val="000000"/>
          <w:szCs w:val="24"/>
        </w:rPr>
        <w:t>1. Setting up and reviewing your device:</w:t>
      </w:r>
    </w:p>
    <w:p>
      <w:pPr>
        <w:pStyle w:val="Normal"/>
        <w:rPr>
          <w:rFonts w:eastAsia="Arial" w:cs="Arial"/>
          <w:color w:themeColor="text1" w:val="000000"/>
          <w:szCs w:val="24"/>
        </w:rPr>
      </w:pPr>
      <w:r>
        <w:rPr>
          <w:rFonts w:eastAsia="Arial" w:cs="Arial"/>
          <w:color w:themeColor="text1" w:val="000000"/>
          <w:szCs w:val="24"/>
        </w:rPr>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 xml:space="preserve">Passcode/figure print/ face recognition </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OS version/updates</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Accepting terms and conditions (link to legal stuff)</w:t>
      </w:r>
    </w:p>
    <w:p>
      <w:pPr>
        <w:pStyle w:val="ListParagraph"/>
        <w:numPr>
          <w:ilvl w:val="2"/>
          <w:numId w:val="3"/>
        </w:numPr>
        <w:spacing w:lineRule="auto" w:line="240"/>
        <w:ind w:hanging="360" w:left="2160" w:right="0"/>
        <w:rPr>
          <w:rFonts w:ascii="Cambria" w:hAnsi="Cambria" w:asciiTheme="minorHAnsi" w:hAnsiTheme="minorHAnsi"/>
          <w:color w:themeColor="text1" w:val="000000"/>
        </w:rPr>
      </w:pPr>
      <w:r>
        <w:rPr>
          <w:rFonts w:eastAsia="Arial" w:cs="Arial"/>
          <w:color w:themeColor="text1" w:val="000000"/>
        </w:rPr>
        <w:t xml:space="preserve">How you connect to Wi-Fi </w:t>
      </w:r>
    </w:p>
    <w:p>
      <w:pPr>
        <w:pStyle w:val="ListParagraph"/>
        <w:numPr>
          <w:ilvl w:val="2"/>
          <w:numId w:val="3"/>
        </w:numPr>
        <w:spacing w:lineRule="auto" w:line="240"/>
        <w:ind w:hanging="360" w:left="2160" w:right="0"/>
        <w:rPr>
          <w:rFonts w:ascii="Cambria" w:hAnsi="Cambria" w:asciiTheme="minorHAnsi" w:hAnsiTheme="minorHAnsi"/>
          <w:color w:themeColor="text1" w:val="000000"/>
        </w:rPr>
      </w:pPr>
      <w:r>
        <w:rPr>
          <w:rFonts w:eastAsia="Arial" w:cs="Arial"/>
          <w:color w:themeColor="text1" w:val="000000"/>
        </w:rPr>
        <w:t xml:space="preserve">Risks of public (free) Wi-Fi </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Should you turn Bluetooth on or off</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Personal hotspots</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 xml:space="preserve">Location service on or off </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 xml:space="preserve">Back up device </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 xml:space="preserve">Set up pay </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 xml:space="preserve">Find my phone/disable device remotely </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Why you should review device set up as app request access to some features you have turned off</w:t>
      </w:r>
    </w:p>
    <w:p>
      <w:pPr>
        <w:pStyle w:val="ListParagraph"/>
        <w:numPr>
          <w:ilvl w:val="2"/>
          <w:numId w:val="3"/>
        </w:numPr>
        <w:spacing w:lineRule="auto" w:line="240"/>
        <w:ind w:hanging="360" w:left="2160" w:right="0"/>
        <w:rPr>
          <w:rFonts w:ascii="Cambria" w:hAnsi="Cambria" w:asciiTheme="minorHAnsi" w:hAnsiTheme="minorHAnsi"/>
          <w:color w:themeColor="text1" w:val="000000"/>
          <w:szCs w:val="24"/>
        </w:rPr>
      </w:pPr>
      <w:r>
        <w:rPr>
          <w:rFonts w:eastAsia="Arial" w:cs="Arial"/>
          <w:color w:themeColor="text1" w:val="000000"/>
          <w:szCs w:val="24"/>
        </w:rPr>
        <w:t xml:space="preserve">Automatic updates </w:t>
      </w:r>
    </w:p>
    <w:p>
      <w:pPr>
        <w:pStyle w:val="Normal"/>
        <w:rPr>
          <w:rFonts w:eastAsia="Arial" w:cs="Arial"/>
          <w:color w:themeColor="text1" w:val="000000"/>
          <w:szCs w:val="24"/>
        </w:rPr>
      </w:pPr>
      <w:r>
        <w:rPr>
          <w:rFonts w:eastAsia="Arial" w:cs="Arial"/>
          <w:color w:themeColor="text1" w:val="000000"/>
          <w:szCs w:val="24"/>
        </w:rPr>
      </w:r>
    </w:p>
    <w:p>
      <w:pPr>
        <w:pStyle w:val="Normal"/>
        <w:rPr>
          <w:rFonts w:eastAsia="Arial" w:cs="Arial"/>
          <w:color w:themeColor="text1" w:val="000000"/>
          <w:szCs w:val="24"/>
        </w:rPr>
      </w:pPr>
      <w:r>
        <w:rPr>
          <w:rFonts w:eastAsia="Arial" w:cs="Arial"/>
          <w:color w:themeColor="text1" w:val="000000"/>
          <w:szCs w:val="24"/>
        </w:rPr>
      </w:r>
    </w:p>
    <w:p>
      <w:pPr>
        <w:pStyle w:val="Normal"/>
        <w:rPr>
          <w:rFonts w:eastAsia="Arial" w:cs="Arial"/>
          <w:color w:themeColor="text1" w:val="000000"/>
          <w:szCs w:val="24"/>
        </w:rPr>
      </w:pPr>
      <w:r>
        <w:rPr>
          <w:rFonts w:eastAsia="Arial" w:cs="Arial"/>
          <w:color w:themeColor="text1" w:val="000000"/>
          <w:szCs w:val="24"/>
        </w:rPr>
        <w:t>2. Setting up and reviewing accounts:</w:t>
      </w:r>
    </w:p>
    <w:p>
      <w:pPr>
        <w:pStyle w:val="Normal"/>
        <w:rPr>
          <w:rFonts w:eastAsia="Arial" w:cs="Arial"/>
          <w:color w:themeColor="text1" w:val="000000"/>
          <w:szCs w:val="24"/>
        </w:rPr>
      </w:pPr>
      <w:r>
        <w:rPr>
          <w:rFonts w:eastAsia="Arial" w:cs="Arial"/>
          <w:color w:themeColor="text1" w:val="000000"/>
          <w:szCs w:val="24"/>
        </w:rPr>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Setup email account with appropriate username (if required)</w:t>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Identify the important accounts (email) and the account details you are happy to share</w:t>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 xml:space="preserve">Identify old accounts that may need removed </w:t>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 xml:space="preserve">Use of appropriate username and passwords  </w:t>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Recover email and phone numbers attached to accounts such as email when resetting forgotten passwords</w:t>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 xml:space="preserve">How to recover if an account is hacked – </w:t>
      </w:r>
      <w:r>
        <w:rPr>
          <w:rFonts w:eastAsia="Arial" w:cs="Arial"/>
          <w:i/>
          <w:iCs/>
          <w:color w:themeColor="text1" w:val="000000"/>
          <w:szCs w:val="24"/>
        </w:rPr>
        <w:t>such as a fire escape plan; what will you do if the worst happens: close linked accounts with same email, shut it down, contact platform customer service, restore images from backup device</w:t>
      </w:r>
    </w:p>
    <w:p>
      <w:pPr>
        <w:pStyle w:val="ListParagraph"/>
        <w:numPr>
          <w:ilvl w:val="0"/>
          <w:numId w:val="2"/>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How to deal with the consequences when your personal details are stolen (link to LC stuff) and identity theft</w:t>
      </w:r>
    </w:p>
    <w:p>
      <w:pPr>
        <w:pStyle w:val="Normal"/>
        <w:rPr>
          <w:szCs w:val="24"/>
        </w:rPr>
      </w:pPr>
      <w:r>
        <w:rPr>
          <w:szCs w:val="24"/>
        </w:rPr>
      </w:r>
    </w:p>
    <w:p>
      <w:pPr>
        <w:pStyle w:val="Normal"/>
        <w:rPr>
          <w:szCs w:val="24"/>
        </w:rPr>
      </w:pPr>
      <w:r>
        <w:rPr>
          <w:szCs w:val="24"/>
        </w:rPr>
      </w:r>
    </w:p>
    <w:p>
      <w:pPr>
        <w:pStyle w:val="Normal"/>
        <w:rPr/>
      </w:pPr>
      <w:r>
        <w:rPr/>
        <mc:AlternateContent>
          <mc:Choice Requires="wps">
            <w:drawing>
              <wp:anchor behindDoc="0" distT="45720" distB="45720" distL="114300" distR="114300" simplePos="0" locked="0" layoutInCell="0" allowOverlap="1" relativeHeight="37" wp14:anchorId="6AC2273E">
                <wp:simplePos x="0" y="0"/>
                <wp:positionH relativeFrom="margin">
                  <wp:posOffset>-112395</wp:posOffset>
                </wp:positionH>
                <wp:positionV relativeFrom="paragraph">
                  <wp:posOffset>3664585</wp:posOffset>
                </wp:positionV>
                <wp:extent cx="6427470" cy="543560"/>
                <wp:effectExtent l="5080" t="5080" r="5080" b="5080"/>
                <wp:wrapThrough wrapText="bothSides">
                  <wp:wrapPolygon edited="0">
                    <wp:start x="0" y="0"/>
                    <wp:lineTo x="0" y="21953"/>
                    <wp:lineTo x="21574" y="21953"/>
                    <wp:lineTo x="21574" y="0"/>
                    <wp:lineTo x="0" y="0"/>
                  </wp:wrapPolygon>
                </wp:wrapThrough>
                <wp:docPr id="5" name="Text Box 2"/>
                <a:graphic xmlns:a="http://schemas.openxmlformats.org/drawingml/2006/main">
                  <a:graphicData uri="http://schemas.microsoft.com/office/word/2010/wordprocessingShape">
                    <wps:wsp>
                      <wps:cNvSpPr/>
                      <wps:spPr>
                        <a:xfrm>
                          <a:off x="0" y="0"/>
                          <a:ext cx="6427440" cy="543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c &amp;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85pt;margin-top:288.55pt;width:506.05pt;height:42.75pt;mso-wrap-style:square;v-text-anchor:top;mso-position-horizontal-relative:margin" wp14:anchorId="6AC2273E">
                <v:fill o:detectmouseclick="t" type="solid" color2="black"/>
                <v:stroke color="black" weight="9360" joinstyle="miter" endcap="flat"/>
                <v:textbox>
                  <w:txbxContent>
                    <w:p>
                      <w:pPr>
                        <w:pStyle w:val="FrameContents"/>
                        <w:rPr/>
                      </w:pPr>
                      <w:r>
                        <w:rPr/>
                        <w:t xml:space="preserve">Cyber Security Fundamentals Outcome 1  Performance Criteria  a, b, c &amp; d  </w:t>
                      </w:r>
                    </w:p>
                  </w:txbxContent>
                </v:textbox>
                <w10:wrap type="square"/>
              </v:rect>
            </w:pict>
          </mc:Fallback>
        </mc:AlternateContent>
      </w:r>
      <w:r>
        <w:br w:type="page"/>
      </w:r>
    </w:p>
    <w:p>
      <w:pPr>
        <w:pStyle w:val="Normal"/>
        <w:spacing w:before="0" w:after="0"/>
        <w:rPr>
          <w:b/>
          <w:bCs/>
          <w:szCs w:val="24"/>
          <w:u w:val="single"/>
        </w:rPr>
      </w:pPr>
      <w:r>
        <w:rPr>
          <w:b/>
          <w:bCs/>
          <w:szCs w:val="24"/>
          <w:u w:val="single"/>
        </w:rPr>
        <w:t>New, new-to-You or shared devices - Chromebooks</w:t>
      </w:r>
    </w:p>
    <w:p>
      <w:pPr>
        <w:pStyle w:val="Normal"/>
        <w:rPr>
          <w:szCs w:val="24"/>
        </w:rPr>
      </w:pPr>
      <w:r>
        <w:rPr>
          <w:szCs w:val="24"/>
        </w:rPr>
      </w:r>
    </w:p>
    <w:p>
      <w:pPr>
        <w:pStyle w:val="Normal"/>
        <w:rPr/>
      </w:pPr>
      <w:r>
        <w:rPr/>
        <w:t xml:space="preserve">When starting a device up for the first time you will be guided through a process to get the device ready for you to use. If it’s a shared device that has already been setup you can still go through the settings to check these measures. The National Cyber Security Centre (NCSC) provides </w:t>
      </w:r>
      <w:hyperlink r:id="rId4">
        <w:r>
          <w:rPr>
            <w:rStyle w:val="Hyperlink"/>
          </w:rPr>
          <w:t>further g</w:t>
        </w:r>
        <w:r>
          <w:rPr>
            <w:rStyle w:val="Hyperlink"/>
            <w:rFonts w:eastAsia="Arial" w:cs="Arial"/>
          </w:rPr>
          <w:t>uidance for buying &amp; selling second-hand devices</w:t>
        </w:r>
      </w:hyperlink>
      <w:r>
        <w:rPr>
          <w:rFonts w:eastAsia="Arial" w:cs="Arial"/>
        </w:rPr>
        <w:t>.</w:t>
      </w:r>
    </w:p>
    <w:p>
      <w:pPr>
        <w:pStyle w:val="Normal"/>
        <w:rPr>
          <w:szCs w:val="24"/>
        </w:rPr>
      </w:pPr>
      <w:r>
        <w:rPr>
          <w:szCs w:val="24"/>
        </w:rPr>
      </w:r>
    </w:p>
    <w:p>
      <w:pPr>
        <w:pStyle w:val="Normal"/>
        <w:rPr>
          <w:b/>
        </w:rPr>
      </w:pPr>
      <w:r>
        <w:rPr>
          <w:b/>
        </w:rPr>
      </w:r>
    </w:p>
    <w:p>
      <w:pPr>
        <w:pStyle w:val="Normal"/>
        <w:rPr>
          <w:b/>
          <w:u w:val="single"/>
        </w:rPr>
      </w:pPr>
      <w:r>
        <w:rPr>
          <w:b/>
        </w:rPr>
        <w:t>Chromebooks</w:t>
      </w:r>
      <w:r>
        <w:rPr/>
        <w:t xml:space="preserve"> are made by many different manufacturers and will have slightly different setup options. If your device has been provided by a school or local authority it may already be setup and ready for you to use. If not, then </w:t>
      </w:r>
      <w:r>
        <w:rPr>
          <w:b/>
          <w:bCs/>
        </w:rPr>
        <w:t>y</w:t>
      </w:r>
      <w:r>
        <w:rPr/>
        <w:t>ou will be asked to:</w:t>
      </w:r>
    </w:p>
    <w:p>
      <w:pPr>
        <w:pStyle w:val="Normal"/>
        <w:rPr>
          <w:szCs w:val="24"/>
        </w:rPr>
      </w:pPr>
      <w:r>
        <w:rPr>
          <w:szCs w:val="24"/>
        </w:rPr>
      </w:r>
    </w:p>
    <w:p>
      <w:pPr>
        <w:pStyle w:val="ListParagraph"/>
        <w:numPr>
          <w:ilvl w:val="0"/>
          <w:numId w:val="14"/>
        </w:numPr>
        <w:spacing w:lineRule="auto" w:line="240"/>
        <w:ind w:hanging="360" w:left="720" w:right="0"/>
        <w:rPr>
          <w:szCs w:val="24"/>
        </w:rPr>
      </w:pPr>
      <w:r>
        <w:rPr>
          <w:szCs w:val="24"/>
        </w:rPr>
        <w:t>Select the language you want the device to use</w:t>
      </w:r>
    </w:p>
    <w:p>
      <w:pPr>
        <w:pStyle w:val="ListParagraph"/>
        <w:numPr>
          <w:ilvl w:val="0"/>
          <w:numId w:val="14"/>
        </w:numPr>
        <w:spacing w:lineRule="auto" w:line="240"/>
        <w:ind w:hanging="360" w:left="720" w:right="0"/>
        <w:rPr>
          <w:szCs w:val="24"/>
        </w:rPr>
      </w:pPr>
      <w:r>
        <w:rPr>
          <w:szCs w:val="24"/>
        </w:rPr>
        <w:t>Connect to a Wi-Fi source</w:t>
      </w:r>
    </w:p>
    <w:p>
      <w:pPr>
        <w:pStyle w:val="ListParagraph"/>
        <w:numPr>
          <w:ilvl w:val="0"/>
          <w:numId w:val="14"/>
        </w:numPr>
        <w:spacing w:lineRule="auto" w:line="240"/>
        <w:ind w:hanging="360" w:left="720" w:right="0"/>
        <w:rPr>
          <w:szCs w:val="24"/>
        </w:rPr>
      </w:pPr>
      <w:r>
        <w:rPr>
          <w:szCs w:val="24"/>
        </w:rPr>
        <w:t>Accept the Terms &amp; Conditions</w:t>
      </w:r>
    </w:p>
    <w:p>
      <w:pPr>
        <w:pStyle w:val="ListParagraph"/>
        <w:numPr>
          <w:ilvl w:val="0"/>
          <w:numId w:val="14"/>
        </w:numPr>
        <w:spacing w:lineRule="auto" w:line="240"/>
        <w:ind w:hanging="360" w:left="720" w:right="0"/>
        <w:rPr>
          <w:szCs w:val="24"/>
        </w:rPr>
      </w:pPr>
      <w:r>
        <w:rPr>
          <w:szCs w:val="24"/>
        </w:rPr>
        <w:t>Sign in with your Google Account – if you already have an account, you will be prompted to import your previous data, such as contacts, photos and apps form your old device to this new one</w:t>
      </w:r>
    </w:p>
    <w:p>
      <w:pPr>
        <w:pStyle w:val="ListParagraph"/>
        <w:numPr>
          <w:ilvl w:val="0"/>
          <w:numId w:val="14"/>
        </w:numPr>
        <w:spacing w:lineRule="auto" w:line="240"/>
        <w:ind w:hanging="360" w:left="720" w:right="0"/>
        <w:rPr>
          <w:szCs w:val="24"/>
        </w:rPr>
      </w:pPr>
      <w:r>
        <w:rPr>
          <w:i/>
          <w:iCs/>
          <w:szCs w:val="24"/>
        </w:rPr>
        <w:t xml:space="preserve">If you have previously used an Apple device, </w:t>
      </w:r>
      <w:hyperlink r:id="rId5">
        <w:r>
          <w:rPr>
            <w:rStyle w:val="Hyperlink"/>
            <w:i/>
            <w:iCs/>
            <w:szCs w:val="24"/>
          </w:rPr>
          <w:t>this guide</w:t>
        </w:r>
      </w:hyperlink>
      <w:r>
        <w:rPr>
          <w:i/>
          <w:iCs/>
          <w:szCs w:val="24"/>
        </w:rPr>
        <w:t xml:space="preserve"> will show you how to transfer your account and data over to your new Chromebook</w:t>
      </w:r>
    </w:p>
    <w:p>
      <w:pPr>
        <w:pStyle w:val="ListParagraph"/>
        <w:numPr>
          <w:ilvl w:val="0"/>
          <w:numId w:val="14"/>
        </w:numPr>
        <w:spacing w:lineRule="auto" w:line="240"/>
        <w:ind w:hanging="360" w:left="720" w:right="0"/>
        <w:rPr>
          <w:szCs w:val="24"/>
        </w:rPr>
      </w:pPr>
      <w:r>
        <w:rPr>
          <w:szCs w:val="24"/>
        </w:rPr>
        <w:t>Set up security features</w:t>
      </w:r>
    </w:p>
    <w:p>
      <w:pPr>
        <w:pStyle w:val="ListParagraph"/>
        <w:numPr>
          <w:ilvl w:val="0"/>
          <w:numId w:val="14"/>
        </w:numPr>
        <w:spacing w:lineRule="auto" w:line="240"/>
        <w:ind w:hanging="360" w:left="720" w:right="0"/>
        <w:rPr>
          <w:szCs w:val="24"/>
        </w:rPr>
      </w:pPr>
      <w:r>
        <w:rPr>
          <w:szCs w:val="24"/>
        </w:rPr>
        <w:t>Finish setup with updates, apps and payment features – these will depend on the device</w:t>
      </w:r>
    </w:p>
    <w:p>
      <w:pPr>
        <w:pStyle w:val="Normal"/>
        <w:rPr>
          <w:szCs w:val="24"/>
        </w:rPr>
      </w:pPr>
      <w:r>
        <w:rPr>
          <w:szCs w:val="24"/>
        </w:rPr>
      </w:r>
    </w:p>
    <w:p>
      <w:pPr>
        <w:pStyle w:val="Normal"/>
        <w:rPr>
          <w:szCs w:val="24"/>
        </w:rPr>
      </w:pPr>
      <w:hyperlink r:id="rId6">
        <w:r>
          <w:rPr>
            <w:rStyle w:val="Hyperlink"/>
            <w:rFonts w:eastAsia="Arial" w:cs="Arial"/>
            <w:szCs w:val="24"/>
          </w:rPr>
          <w:t>Install the latest software and app updates - NCSC.GOV.UK</w:t>
        </w:r>
      </w:hyperlink>
    </w:p>
    <w:p>
      <w:pPr>
        <w:pStyle w:val="Normal"/>
        <w:rPr>
          <w:szCs w:val="24"/>
        </w:rPr>
      </w:pPr>
      <w:hyperlink r:id="rId7">
        <w:r>
          <w:rPr>
            <w:rStyle w:val="Hyperlink"/>
            <w:rFonts w:eastAsia="Arial" w:cs="Arial"/>
            <w:szCs w:val="24"/>
          </w:rPr>
          <w:t>Tips to stay safe &amp; secure online – Google Safety Centre</w:t>
        </w:r>
      </w:hyperlink>
    </w:p>
    <w:p>
      <w:pPr>
        <w:pStyle w:val="Normal"/>
        <w:rPr/>
      </w:pPr>
      <w:r>
        <w:rPr/>
        <w:br/>
      </w:r>
    </w:p>
    <w:p>
      <w:pPr>
        <w:pStyle w:val="Normal"/>
        <w:rPr/>
      </w:pPr>
      <w:r>
        <w:rPr/>
        <mc:AlternateContent>
          <mc:Choice Requires="wps">
            <w:drawing>
              <wp:anchor behindDoc="0" distT="46355" distB="45085" distL="114300" distR="113030" simplePos="0" locked="0" layoutInCell="0" allowOverlap="1" relativeHeight="39" wp14:anchorId="02EC5895">
                <wp:simplePos x="0" y="0"/>
                <wp:positionH relativeFrom="margin">
                  <wp:posOffset>-102235</wp:posOffset>
                </wp:positionH>
                <wp:positionV relativeFrom="paragraph">
                  <wp:posOffset>4406265</wp:posOffset>
                </wp:positionV>
                <wp:extent cx="6427470" cy="457200"/>
                <wp:effectExtent l="5080" t="5080" r="5080" b="5080"/>
                <wp:wrapThrough wrapText="bothSides">
                  <wp:wrapPolygon edited="0">
                    <wp:start x="0" y="0"/>
                    <wp:lineTo x="0" y="21600"/>
                    <wp:lineTo x="21574" y="21600"/>
                    <wp:lineTo x="21574" y="0"/>
                    <wp:lineTo x="0" y="0"/>
                  </wp:wrapPolygon>
                </wp:wrapThrough>
                <wp:docPr id="6" name="Text Box 2"/>
                <a:graphic xmlns:a="http://schemas.openxmlformats.org/drawingml/2006/main">
                  <a:graphicData uri="http://schemas.microsoft.com/office/word/2010/wordprocessingShape">
                    <wps:wsp>
                      <wps:cNvSpPr/>
                      <wps:spPr>
                        <a:xfrm>
                          <a:off x="0" y="0"/>
                          <a:ext cx="6427440" cy="457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c &amp;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05pt;margin-top:346.95pt;width:506.05pt;height:35.95pt;mso-wrap-style:square;v-text-anchor:top;mso-position-horizontal-relative:margin" wp14:anchorId="02EC5895">
                <v:fill o:detectmouseclick="t" type="solid" color2="black"/>
                <v:stroke color="black" weight="9360" joinstyle="miter" endcap="flat"/>
                <v:textbox>
                  <w:txbxContent>
                    <w:p>
                      <w:pPr>
                        <w:pStyle w:val="FrameContents"/>
                        <w:rPr/>
                      </w:pPr>
                      <w:r>
                        <w:rPr/>
                        <w:t xml:space="preserve">Cyber Security Fundamentals Outcome 1  Performance Criteria  a, b, c &amp; d  </w:t>
                      </w:r>
                    </w:p>
                  </w:txbxContent>
                </v:textbox>
                <w10:wrap type="square"/>
              </v:rect>
            </w:pict>
          </mc:Fallback>
        </mc:AlternateContent>
      </w:r>
      <w:r>
        <w:br w:type="page"/>
      </w:r>
    </w:p>
    <w:p>
      <w:pPr>
        <w:pStyle w:val="Normal"/>
        <w:spacing w:before="0" w:after="0"/>
        <w:rPr/>
      </w:pPr>
      <w:r>
        <w:rPr>
          <w:rFonts w:eastAsia="Arial" w:cs="Arial"/>
          <w:b/>
          <w:bCs/>
          <w:color w:themeColor="text1" w:val="000000"/>
          <w:u w:val="single"/>
        </w:rPr>
        <w:t>Email - Google Mail (Google Account)</w:t>
      </w:r>
    </w:p>
    <w:p>
      <w:pPr>
        <w:pStyle w:val="Normal"/>
        <w:rPr>
          <w:color w:val="auto"/>
        </w:rPr>
      </w:pPr>
      <w:r>
        <w:rPr/>
        <w:t xml:space="preserve">An email is required when setting up a new device or online account, such as shopping or social media. If your device has been provided by your school or local authority you may be able to login with your </w:t>
      </w:r>
      <w:hyperlink r:id="rId8">
        <w:r>
          <w:rPr>
            <w:rStyle w:val="Hyperlink"/>
          </w:rPr>
          <w:t>Glow email</w:t>
        </w:r>
      </w:hyperlink>
      <w:r>
        <w:rPr/>
        <w:t xml:space="preserve"> and </w:t>
      </w:r>
      <w:r>
        <w:rPr>
          <w:color w:themeColor="text1" w:themeTint="a6" w:val="auto"/>
        </w:rPr>
        <w:t xml:space="preserve">password. However, if you are unable to use a Glow email then </w:t>
      </w:r>
      <w:hyperlink r:id="rId9">
        <w:r>
          <w:rPr>
            <w:rStyle w:val="Hyperlink"/>
          </w:rPr>
          <w:t>Google</w:t>
        </w:r>
      </w:hyperlink>
      <w:r>
        <w:rPr/>
        <w:t xml:space="preserve"> </w:t>
      </w:r>
      <w:r>
        <w:rPr>
          <w:color w:themeColor="text1" w:themeTint="a6" w:val="auto"/>
        </w:rPr>
        <w:t xml:space="preserve">will provide you with an email service (Google Account) for your Chromebook. You must be 13 years or older to sign up for email. </w:t>
      </w:r>
    </w:p>
    <w:p>
      <w:pPr>
        <w:pStyle w:val="Normal"/>
        <w:rPr>
          <w:color w:themeColor="text1" w:val="000000"/>
          <w:szCs w:val="24"/>
        </w:rPr>
      </w:pPr>
      <w:r>
        <w:rPr>
          <w:color w:themeColor="text1" w:val="000000"/>
          <w:szCs w:val="24"/>
        </w:rPr>
      </w:r>
    </w:p>
    <w:p>
      <w:pPr>
        <w:pStyle w:val="Normal"/>
        <w:rPr>
          <w:color w:themeColor="text1" w:val="000000"/>
          <w:szCs w:val="24"/>
        </w:rPr>
      </w:pPr>
      <w:r>
        <w:rPr>
          <w:color w:themeColor="text1" w:val="000000"/>
          <w:szCs w:val="24"/>
        </w:rPr>
      </w:r>
    </w:p>
    <w:p>
      <w:pPr>
        <w:pStyle w:val="Normal"/>
        <w:rPr>
          <w:color w:themeColor="text1" w:val="000000"/>
          <w:szCs w:val="24"/>
        </w:rPr>
      </w:pPr>
      <w:r>
        <w:rPr>
          <w:rFonts w:eastAsia="Arial" w:cs="Arial"/>
          <w:b/>
          <w:bCs/>
          <w:color w:themeColor="text1" w:val="000000"/>
          <w:szCs w:val="24"/>
          <w:u w:val="single"/>
        </w:rPr>
        <w:t>Email for under-13s: Information for Parents and Carers</w:t>
      </w:r>
    </w:p>
    <w:p>
      <w:pPr>
        <w:pStyle w:val="Normal"/>
        <w:rPr>
          <w:color w:themeColor="text1" w:val="000000"/>
        </w:rPr>
      </w:pPr>
      <w:r>
        <w:rPr>
          <w:rFonts w:eastAsia="Arial" w:cs="Arial"/>
          <w:color w:themeColor="text1" w:val="000000"/>
        </w:rPr>
        <w:t xml:space="preserve">It is recommended that children have their own email account, linked to yours. Allowing your child to use your account information increases the risk to your accounts being compromised. Google use the </w:t>
      </w:r>
      <w:r>
        <w:fldChar w:fldCharType="begin"/>
      </w:r>
      <w:r>
        <w:rPr>
          <w:rStyle w:val="Hyperlink"/>
          <w:rFonts w:eastAsia="Arial" w:cs="Arial"/>
        </w:rPr>
        <w:instrText xml:space="preserve"> HYPERLINK "https://support.google.com/families/answer/7103338" \l "create_OOB&amp;zippy=%2Con-a-new-android-device%2Cwith-the-family-link-app"</w:instrText>
      </w:r>
      <w:r>
        <w:rPr>
          <w:rStyle w:val="Hyperlink"/>
          <w:rFonts w:eastAsia="Arial" w:cs="Arial"/>
        </w:rPr>
        <w:fldChar w:fldCharType="separate"/>
      </w:r>
      <w:r>
        <w:rPr>
          <w:rStyle w:val="Hyperlink"/>
          <w:rFonts w:eastAsia="Arial" w:cs="Arial"/>
        </w:rPr>
        <w:t>family link app</w:t>
      </w:r>
      <w:r>
        <w:rPr>
          <w:rStyle w:val="Hyperlink"/>
          <w:rFonts w:eastAsia="Arial" w:cs="Arial"/>
        </w:rPr>
        <w:fldChar w:fldCharType="end"/>
      </w:r>
      <w:r>
        <w:rPr>
          <w:rFonts w:eastAsia="Arial" w:cs="Arial"/>
          <w:color w:themeColor="text1" w:val="000000"/>
        </w:rPr>
        <w:t xml:space="preserve"> to enable you to create a Google account for a child under the age of 13.</w:t>
      </w:r>
    </w:p>
    <w:p>
      <w:pPr>
        <w:pStyle w:val="Normal"/>
        <w:rPr>
          <w:color w:themeColor="text1" w:val="000000"/>
          <w:szCs w:val="24"/>
        </w:rPr>
      </w:pPr>
      <w:r>
        <w:rPr>
          <w:color w:themeColor="text1" w:val="000000"/>
          <w:szCs w:val="24"/>
        </w:rPr>
      </w:r>
    </w:p>
    <w:p>
      <w:pPr>
        <w:pStyle w:val="Normal"/>
        <w:rPr>
          <w:color w:themeColor="text1" w:val="000000"/>
          <w:szCs w:val="24"/>
        </w:rPr>
      </w:pPr>
      <w:r>
        <w:rPr>
          <w:color w:themeColor="text1" w:val="000000"/>
          <w:szCs w:val="24"/>
        </w:rPr>
      </w:r>
    </w:p>
    <w:p>
      <w:pPr>
        <w:pStyle w:val="Normal"/>
        <w:rPr>
          <w:color w:themeColor="text1" w:val="000000"/>
          <w:szCs w:val="24"/>
        </w:rPr>
      </w:pPr>
      <w:r>
        <w:rPr>
          <w:rFonts w:eastAsia="Arial" w:cs="Arial"/>
          <w:b/>
          <w:bCs/>
          <w:color w:themeColor="text1" w:val="000000"/>
          <w:szCs w:val="24"/>
          <w:u w:val="single"/>
        </w:rPr>
        <w:t>Good practice</w:t>
      </w:r>
    </w:p>
    <w:p>
      <w:pPr>
        <w:pStyle w:val="Normal"/>
        <w:rPr>
          <w:color w:themeColor="text1" w:val="000000"/>
          <w:szCs w:val="24"/>
        </w:rPr>
      </w:pPr>
      <w:r>
        <w:rPr>
          <w:rFonts w:eastAsia="Arial" w:cs="Arial"/>
          <w:color w:themeColor="text1" w:val="000000"/>
          <w:szCs w:val="24"/>
        </w:rPr>
        <w:t xml:space="preserve">It is recommended you have more than one email address for improved security. One for important accounts and services, such as your device account, bank or applications to work, study or training. The second account should be used for online platforms and services that you may use more often, but have less financial risk to you, such as social media accounts, shopping or special offers from your favourite fast-food restaurant </w:t>
      </w:r>
    </w:p>
    <w:p>
      <w:pPr>
        <w:pStyle w:val="Normal"/>
        <w:rPr>
          <w:color w:themeColor="text1" w:val="000000"/>
          <w:szCs w:val="24"/>
        </w:rPr>
      </w:pPr>
      <w:r>
        <w:rPr>
          <w:color w:themeColor="text1" w:val="000000"/>
          <w:szCs w:val="24"/>
        </w:rPr>
      </w:r>
    </w:p>
    <w:p>
      <w:pPr>
        <w:pStyle w:val="Normal"/>
        <w:rPr>
          <w:color w:themeColor="text1" w:val="000000"/>
          <w:szCs w:val="24"/>
        </w:rPr>
      </w:pPr>
      <w:r>
        <w:rPr>
          <w:rFonts w:eastAsia="Arial" w:cs="Arial"/>
          <w:color w:themeColor="text1" w:val="000000"/>
          <w:szCs w:val="24"/>
        </w:rPr>
        <w:t xml:space="preserve">If you already use email, you should check and update your security and safety settings as good practice. Check if your account or password have been compromised at </w:t>
      </w:r>
      <w:hyperlink r:id="rId10">
        <w:r>
          <w:rPr>
            <w:rStyle w:val="Hyperlink"/>
            <w:rFonts w:eastAsia="Arial" w:cs="Arial"/>
            <w:szCs w:val="24"/>
          </w:rPr>
          <w:t>Have I Been Pwned?</w:t>
        </w:r>
      </w:hyperlink>
    </w:p>
    <w:p>
      <w:pPr>
        <w:pStyle w:val="Normal"/>
        <w:rPr>
          <w:color w:themeColor="text1" w:val="000000"/>
          <w:szCs w:val="24"/>
        </w:rPr>
      </w:pPr>
      <w:r>
        <w:rPr>
          <w:color w:themeColor="text1" w:val="000000"/>
          <w:szCs w:val="24"/>
        </w:rPr>
      </w:r>
    </w:p>
    <w:p>
      <w:pPr>
        <w:pStyle w:val="Normal"/>
        <w:rPr>
          <w:color w:themeColor="text1" w:val="000000"/>
          <w:szCs w:val="24"/>
        </w:rPr>
      </w:pPr>
      <w:r>
        <w:rPr>
          <w:color w:themeColor="text1" w:val="000000"/>
          <w:szCs w:val="24"/>
        </w:rPr>
      </w:r>
    </w:p>
    <w:p>
      <w:pPr>
        <w:pStyle w:val="Normal"/>
        <w:rPr>
          <w:rFonts w:eastAsia="Arial" w:cs="Arial"/>
          <w:b/>
          <w:color w:themeColor="text1" w:val="000000"/>
          <w:u w:val="single"/>
        </w:rPr>
      </w:pPr>
      <w:r>
        <w:rPr>
          <w:rFonts w:eastAsia="Arial" w:cs="Arial"/>
          <w:b/>
          <w:color w:themeColor="text1" w:val="000000"/>
          <w:u w:val="single"/>
        </w:rPr>
        <w:t>Choosing an email address</w:t>
      </w:r>
    </w:p>
    <w:p>
      <w:pPr>
        <w:pStyle w:val="Normal"/>
        <w:rPr>
          <w:color w:themeColor="text1" w:val="000000"/>
        </w:rPr>
      </w:pPr>
      <w:r>
        <w:rPr/>
        <w:br/>
      </w:r>
      <w:r>
        <w:rPr>
          <w:rFonts w:eastAsia="Arial" w:cs="Arial"/>
          <w:color w:themeColor="text1" w:val="000000"/>
        </w:rPr>
        <w:t xml:space="preserve">All email addresses are unique. To create an </w:t>
      </w:r>
      <w:r>
        <w:rPr>
          <w:rFonts w:eastAsia="Arial" w:cs="Arial"/>
          <w:b/>
          <w:color w:themeColor="text1" w:val="000000"/>
        </w:rPr>
        <w:t>email account</w:t>
      </w:r>
      <w:r>
        <w:rPr>
          <w:rFonts w:eastAsia="Arial" w:cs="Arial"/>
          <w:color w:themeColor="text1" w:val="000000"/>
        </w:rPr>
        <w:t xml:space="preserve">, you will need to think of a username to identity you at the start of your email address. It is recommended that you use your first name and surname as this will be easy to remember, make sense when someone reads it and makes you sound sensible (jobs, training and education applications!). </w:t>
      </w:r>
    </w:p>
    <w:p>
      <w:pPr>
        <w:pStyle w:val="Normal"/>
        <w:rPr>
          <w:color w:themeColor="text1" w:val="000000"/>
          <w:szCs w:val="24"/>
        </w:rPr>
      </w:pPr>
      <w:r>
        <w:rPr>
          <w:color w:themeColor="text1" w:val="000000"/>
          <w:szCs w:val="24"/>
        </w:rPr>
      </w:r>
    </w:p>
    <w:p>
      <w:pPr>
        <w:pStyle w:val="Normal"/>
        <w:rPr>
          <w:rFonts w:eastAsia="Arial" w:cs="Arial"/>
          <w:color w:themeColor="text1" w:val="000000"/>
          <w:szCs w:val="24"/>
        </w:rPr>
      </w:pPr>
      <w:r>
        <w:rPr>
          <w:rFonts w:eastAsia="Arial" w:cs="Arial"/>
          <w:color w:themeColor="text1" w:val="000000"/>
          <w:szCs w:val="24"/>
        </w:rPr>
        <w:t xml:space="preserve">So, your </w:t>
      </w:r>
      <w:r>
        <w:rPr>
          <w:rFonts w:eastAsia="Arial" w:cs="Arial"/>
          <w:b/>
          <w:bCs/>
          <w:color w:themeColor="text1" w:val="000000"/>
          <w:szCs w:val="24"/>
        </w:rPr>
        <w:t>email address</w:t>
      </w:r>
      <w:r>
        <w:rPr>
          <w:rFonts w:eastAsia="Arial" w:cs="Arial"/>
          <w:color w:themeColor="text1" w:val="000000"/>
          <w:szCs w:val="24"/>
        </w:rPr>
        <w:t xml:space="preserve"> might be: </w:t>
      </w:r>
    </w:p>
    <w:p>
      <w:pPr>
        <w:pStyle w:val="Normal"/>
        <w:rPr>
          <w:color w:themeColor="text1" w:val="000000"/>
          <w:szCs w:val="24"/>
        </w:rPr>
      </w:pPr>
      <w:r>
        <w:rPr>
          <w:color w:themeColor="text1" w:val="000000"/>
          <w:szCs w:val="24"/>
        </w:rPr>
      </w:r>
    </w:p>
    <w:tbl>
      <w:tblPr>
        <w:tblStyle w:val="TableGrid"/>
        <w:tblW w:w="900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0"/>
        <w:gridCol w:w="3000"/>
        <w:gridCol w:w="3000"/>
      </w:tblGrid>
      <w:tr>
        <w:trPr/>
        <w:tc>
          <w:tcPr>
            <w:tcW w:w="3000" w:type="dxa"/>
            <w:tcBorders/>
          </w:tcPr>
          <w:p>
            <w:pPr>
              <w:pStyle w:val="Normal"/>
              <w:widowControl/>
              <w:suppressAutoHyphens w:val="true"/>
              <w:spacing w:before="0" w:after="0"/>
              <w:jc w:val="center"/>
              <w:rPr>
                <w:rFonts w:eastAsia="Arial" w:cs="Arial"/>
                <w:szCs w:val="24"/>
              </w:rPr>
            </w:pPr>
            <w:r>
              <w:rPr/>
              <w:drawing>
                <wp:inline distT="0" distB="0" distL="0" distR="0">
                  <wp:extent cx="904875" cy="285750"/>
                  <wp:effectExtent l="0" t="0" r="0" b="0"/>
                  <wp:docPr id="7" name="Picture 1989681931"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89681931" descr="Text Box"/>
                          <pic:cNvPicPr>
                            <a:picLocks noChangeAspect="1" noChangeArrowheads="1"/>
                          </pic:cNvPicPr>
                        </pic:nvPicPr>
                        <pic:blipFill>
                          <a:blip r:embed="rId11"/>
                          <a:stretch>
                            <a:fillRect/>
                          </a:stretch>
                        </pic:blipFill>
                        <pic:spPr bwMode="auto">
                          <a:xfrm>
                            <a:off x="0" y="0"/>
                            <a:ext cx="904875" cy="285750"/>
                          </a:xfrm>
                          <a:prstGeom prst="rect">
                            <a:avLst/>
                          </a:prstGeom>
                        </pic:spPr>
                      </pic:pic>
                    </a:graphicData>
                  </a:graphic>
                </wp:inline>
              </w:drawing>
            </w:r>
          </w:p>
        </w:tc>
        <w:tc>
          <w:tcPr>
            <w:tcW w:w="3000" w:type="dxa"/>
            <w:tcBorders/>
          </w:tcPr>
          <w:p>
            <w:pPr>
              <w:pStyle w:val="Normal"/>
              <w:widowControl/>
              <w:suppressAutoHyphens w:val="true"/>
              <w:spacing w:before="0" w:after="0"/>
              <w:jc w:val="center"/>
              <w:rPr>
                <w:rFonts w:eastAsia="Arial" w:cs="Arial"/>
                <w:szCs w:val="24"/>
              </w:rPr>
            </w:pPr>
            <w:r>
              <w:rPr/>
              <w:drawing>
                <wp:inline distT="0" distB="0" distL="0" distR="0">
                  <wp:extent cx="904875" cy="285750"/>
                  <wp:effectExtent l="0" t="0" r="0" b="0"/>
                  <wp:docPr id="8" name="Picture 757164180"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57164180" descr="Text Box"/>
                          <pic:cNvPicPr>
                            <a:picLocks noChangeAspect="1" noChangeArrowheads="1"/>
                          </pic:cNvPicPr>
                        </pic:nvPicPr>
                        <pic:blipFill>
                          <a:blip r:embed="rId12"/>
                          <a:stretch>
                            <a:fillRect/>
                          </a:stretch>
                        </pic:blipFill>
                        <pic:spPr bwMode="auto">
                          <a:xfrm>
                            <a:off x="0" y="0"/>
                            <a:ext cx="904875" cy="285750"/>
                          </a:xfrm>
                          <a:prstGeom prst="rect">
                            <a:avLst/>
                          </a:prstGeom>
                        </pic:spPr>
                      </pic:pic>
                    </a:graphicData>
                  </a:graphic>
                </wp:inline>
              </w:drawing>
            </w:r>
          </w:p>
        </w:tc>
        <w:tc>
          <w:tcPr>
            <w:tcW w:w="3000" w:type="dxa"/>
            <w:tcBorders/>
          </w:tcPr>
          <w:p>
            <w:pPr>
              <w:pStyle w:val="Normal"/>
              <w:widowControl/>
              <w:suppressAutoHyphens w:val="true"/>
              <w:spacing w:before="0" w:after="0"/>
              <w:jc w:val="center"/>
              <w:rPr>
                <w:rFonts w:eastAsia="Arial" w:cs="Arial"/>
                <w:szCs w:val="24"/>
              </w:rPr>
            </w:pPr>
            <w:r>
              <w:rPr/>
              <w:drawing>
                <wp:inline distT="0" distB="0" distL="0" distR="0">
                  <wp:extent cx="1304925" cy="285750"/>
                  <wp:effectExtent l="0" t="0" r="0" b="0"/>
                  <wp:docPr id="9" name="Picture 152641958"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2641958" descr="Text Box"/>
                          <pic:cNvPicPr>
                            <a:picLocks noChangeAspect="1" noChangeArrowheads="1"/>
                          </pic:cNvPicPr>
                        </pic:nvPicPr>
                        <pic:blipFill>
                          <a:blip r:embed="rId13"/>
                          <a:stretch>
                            <a:fillRect/>
                          </a:stretch>
                        </pic:blipFill>
                        <pic:spPr bwMode="auto">
                          <a:xfrm>
                            <a:off x="0" y="0"/>
                            <a:ext cx="1304925" cy="285750"/>
                          </a:xfrm>
                          <a:prstGeom prst="rect">
                            <a:avLst/>
                          </a:prstGeom>
                        </pic:spPr>
                      </pic:pic>
                    </a:graphicData>
                  </a:graphic>
                </wp:inline>
              </w:drawing>
            </w:r>
          </w:p>
        </w:tc>
      </w:tr>
      <w:tr>
        <w:trPr/>
        <w:tc>
          <w:tcPr>
            <w:tcW w:w="9000" w:type="dxa"/>
            <w:gridSpan w:val="3"/>
            <w:tcBorders/>
          </w:tcPr>
          <w:p>
            <w:pPr>
              <w:pStyle w:val="Normal"/>
              <w:widowControl/>
              <w:suppressAutoHyphens w:val="true"/>
              <w:spacing w:before="0" w:after="0"/>
              <w:jc w:val="center"/>
              <w:rPr>
                <w:rFonts w:eastAsia="Arial" w:cs="Arial"/>
                <w:color w:val="FF0000"/>
              </w:rPr>
            </w:pPr>
            <w:r>
              <w:rPr>
                <w:rFonts w:eastAsia="Arial" w:cs="Arial"/>
                <w:color w:themeColor="text1" w:themeTint="a6" w:val="FF0000"/>
                <w:kern w:val="0"/>
                <w:lang w:val="en-GB" w:eastAsia="en-US" w:bidi="ar-SA"/>
              </w:rPr>
              <w:t>john</w:t>
            </w:r>
            <w:r>
              <w:rPr>
                <w:rFonts w:eastAsia="Arial" w:cs="Arial"/>
                <w:color w:themeColor="text1" w:themeTint="a6" w:val="00B050"/>
                <w:kern w:val="0"/>
                <w:lang w:val="en-GB" w:eastAsia="en-US" w:bidi="ar-SA"/>
              </w:rPr>
              <w:t>smith</w:t>
            </w:r>
            <w:r>
              <w:rPr>
                <w:rFonts w:eastAsia="Arial" w:cs="Arial"/>
                <w:kern w:val="0"/>
                <w:lang w:val="en-GB" w:eastAsia="en-US" w:bidi="ar-SA"/>
              </w:rPr>
              <w:t>@</w:t>
            </w:r>
            <w:r>
              <w:rPr>
                <w:rFonts w:eastAsia="Arial" w:cs="Arial"/>
                <w:color w:themeColor="text1" w:themeTint="a6" w:val="002060"/>
                <w:kern w:val="0"/>
                <w:lang w:val="en-GB" w:eastAsia="en-US" w:bidi="ar-SA"/>
              </w:rPr>
              <w:t>gmail</w:t>
            </w:r>
            <w:r>
              <w:rPr>
                <w:rFonts w:eastAsia="Arial" w:cs="Arial"/>
                <w:kern w:val="0"/>
                <w:lang w:val="en-GB" w:eastAsia="en-US" w:bidi="ar-SA"/>
              </w:rPr>
              <w:t>.com</w:t>
            </w:r>
          </w:p>
        </w:tc>
      </w:tr>
    </w:tbl>
    <w:p>
      <w:pPr>
        <w:pStyle w:val="Normal"/>
        <w:rPr>
          <w:color w:themeColor="text1" w:val="000000"/>
          <w:szCs w:val="24"/>
        </w:rPr>
      </w:pPr>
      <w:r>
        <w:rPr>
          <w:color w:themeColor="text1" w:val="000000"/>
          <w:szCs w:val="24"/>
        </w:rPr>
      </w:r>
    </w:p>
    <w:p>
      <w:pPr>
        <w:pStyle w:val="Normal"/>
        <w:rPr>
          <w:color w:themeColor="text1" w:val="000000"/>
        </w:rPr>
      </w:pPr>
      <w:r>
        <w:rPr>
          <w:rFonts w:eastAsia="Arial" w:cs="Arial"/>
          <w:color w:themeColor="text1" w:val="000000"/>
        </w:rPr>
        <w:t xml:space="preserve">If your preferred email address has already been registered, Google Account will make suggestions based on your name with a series of numbers to make it unique. If the suggestions are not suitable, hard to remember or you just don’t like them, then you may want to try usernames with dots between first and second name or memorable numbers, such as a year, at the end of your username. </w:t>
      </w:r>
    </w:p>
    <w:p>
      <w:pPr>
        <w:pStyle w:val="Normal"/>
        <w:rPr>
          <w:rFonts w:eastAsia="Arial" w:cs="Arial"/>
          <w:color w:themeColor="text1" w:val="000000"/>
        </w:rPr>
      </w:pPr>
      <w:r>
        <w:rPr>
          <w:rFonts w:eastAsia="Arial" w:cs="Arial"/>
          <w:color w:themeColor="text1" w:val="000000"/>
        </w:rPr>
      </w:r>
    </w:p>
    <w:p>
      <w:pPr>
        <w:pStyle w:val="Normal"/>
        <w:rPr>
          <w:rStyle w:val="Hyperlink"/>
          <w:rFonts w:eastAsia="Arial" w:cs="Arial"/>
        </w:rPr>
      </w:pPr>
      <w:r>
        <w:rPr>
          <w:rFonts w:eastAsia="Arial" w:cs="Arial"/>
          <w:color w:themeColor="text1" w:val="000000"/>
        </w:rPr>
        <w:t xml:space="preserve">For example:  </w:t>
      </w:r>
      <w:hyperlink r:id="rId14">
        <w:r>
          <w:rPr>
            <w:rStyle w:val="Hyperlink"/>
            <w:rFonts w:eastAsia="Arial" w:cs="Arial"/>
          </w:rPr>
          <w:t>john.smith21@gmail.com</w:t>
        </w:r>
      </w:hyperlink>
    </w:p>
    <w:p>
      <w:pPr>
        <w:pStyle w:val="Normal"/>
        <w:rPr>
          <w:rStyle w:val="Hyperlink"/>
          <w:rFonts w:eastAsia="Arial" w:cs="Arial"/>
        </w:rPr>
      </w:pPr>
      <w:r>
        <w:rPr>
          <w:rFonts w:eastAsia="Arial" w:cs="Arial"/>
        </w:rPr>
      </w:r>
    </w:p>
    <w:p>
      <w:pPr>
        <w:pStyle w:val="Normal"/>
        <w:rPr>
          <w:rStyle w:val="Hyperlink"/>
          <w:rFonts w:eastAsia="Arial" w:cs="Arial"/>
        </w:rPr>
      </w:pPr>
      <w:r>
        <w:rPr>
          <w:rFonts w:eastAsia="Arial" w:cs="Arial"/>
        </w:rPr>
      </w:r>
    </w:p>
    <w:p>
      <w:pPr>
        <w:pStyle w:val="Normal"/>
        <w:rPr>
          <w:rStyle w:val="Hyperlink"/>
          <w:rFonts w:eastAsia="Arial" w:cs="Arial"/>
        </w:rPr>
      </w:pPr>
      <w:r>
        <w:rPr>
          <w:rFonts w:eastAsia="Arial" w:cs="Arial"/>
        </w:rPr>
      </w:r>
    </w:p>
    <w:p>
      <w:pPr>
        <w:pStyle w:val="Normal"/>
        <w:rPr>
          <w:rStyle w:val="Hyperlink"/>
          <w:rFonts w:eastAsia="Arial" w:cs="Arial"/>
        </w:rPr>
      </w:pPr>
      <w:r>
        <w:rPr>
          <w:rFonts w:eastAsia="Arial" w:cs="Arial"/>
        </w:rPr>
        <mc:AlternateContent>
          <mc:Choice Requires="wps">
            <w:drawing>
              <wp:anchor behindDoc="0" distT="45720" distB="45720" distL="114300" distR="114300" simplePos="0" locked="0" layoutInCell="0" allowOverlap="1" relativeHeight="41" wp14:anchorId="46B67688">
                <wp:simplePos x="0" y="0"/>
                <wp:positionH relativeFrom="margin">
                  <wp:posOffset>-63500</wp:posOffset>
                </wp:positionH>
                <wp:positionV relativeFrom="paragraph">
                  <wp:posOffset>285750</wp:posOffset>
                </wp:positionV>
                <wp:extent cx="6427470" cy="377190"/>
                <wp:effectExtent l="5080" t="5080" r="5080" b="5080"/>
                <wp:wrapThrough wrapText="bothSides">
                  <wp:wrapPolygon edited="0">
                    <wp:start x="0" y="0"/>
                    <wp:lineTo x="0" y="21818"/>
                    <wp:lineTo x="21574" y="21818"/>
                    <wp:lineTo x="21574" y="0"/>
                    <wp:lineTo x="0" y="0"/>
                  </wp:wrapPolygon>
                </wp:wrapThrough>
                <wp:docPr id="10" name="Text Box 2"/>
                <a:graphic xmlns:a="http://schemas.openxmlformats.org/drawingml/2006/main">
                  <a:graphicData uri="http://schemas.microsoft.com/office/word/2010/wordprocessingShape">
                    <wps:wsp>
                      <wps:cNvSpPr/>
                      <wps:spPr>
                        <a:xfrm>
                          <a:off x="0" y="0"/>
                          <a:ext cx="6427440" cy="377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e &amp; f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5pt;margin-top:22.5pt;width:506.05pt;height:29.65pt;mso-wrap-style:square;v-text-anchor:top;mso-position-horizontal-relative:margin" wp14:anchorId="46B67688">
                <v:fill o:detectmouseclick="t" type="solid" color2="black"/>
                <v:stroke color="black" weight="9360" joinstyle="miter" endcap="flat"/>
                <v:textbox>
                  <w:txbxContent>
                    <w:p>
                      <w:pPr>
                        <w:pStyle w:val="FrameContents"/>
                        <w:rPr/>
                      </w:pPr>
                      <w:r>
                        <w:rPr/>
                        <w:t xml:space="preserve">Cyber Security Fundamentals Outcome 1  Performance Criteria  e &amp; f </w:t>
                      </w:r>
                    </w:p>
                  </w:txbxContent>
                </v:textbox>
                <w10:wrap type="square"/>
              </v:rect>
            </w:pict>
          </mc:Fallback>
        </mc:AlternateContent>
      </w:r>
    </w:p>
    <w:p>
      <w:pPr>
        <w:pStyle w:val="Normal"/>
        <w:rPr>
          <w:rStyle w:val="Hyperlink"/>
          <w:rFonts w:eastAsia="Arial" w:cs="Arial"/>
        </w:rPr>
      </w:pPr>
      <w:r>
        <w:rPr>
          <w:rFonts w:eastAsia="Arial" w:cs="Arial"/>
        </w:rPr>
      </w:r>
    </w:p>
    <w:p>
      <w:pPr>
        <w:pStyle w:val="Normal"/>
        <w:rPr/>
      </w:pPr>
      <w:r>
        <w:rPr>
          <w:rFonts w:eastAsia="Arial" w:cs="Arial"/>
          <w:color w:themeColor="text1" w:val="000000"/>
        </w:rPr>
        <w:t xml:space="preserve">It might be useful to </w:t>
      </w:r>
      <w:r>
        <w:rPr>
          <w:rFonts w:eastAsia="Arial" w:cs="Arial"/>
          <w:b/>
          <w:bCs/>
          <w:color w:themeColor="text1" w:val="000000"/>
        </w:rPr>
        <w:t>write down the email address at first</w:t>
      </w:r>
      <w:r>
        <w:rPr>
          <w:rFonts w:eastAsia="Arial" w:cs="Arial"/>
          <w:color w:themeColor="text1" w:val="000000"/>
        </w:rPr>
        <w:t xml:space="preserve"> until you have it memorised. Once you have set up your phone you could then add the email address into the Notes app on your phone, that way it is easy to find when you are asked for your email address.</w:t>
      </w:r>
    </w:p>
    <w:p>
      <w:pPr>
        <w:pStyle w:val="Normal"/>
        <w:rPr>
          <w:color w:themeColor="text1" w:val="000000"/>
          <w:szCs w:val="24"/>
        </w:rPr>
      </w:pPr>
      <w:r>
        <w:rPr>
          <w:color w:themeColor="text1" w:val="000000"/>
          <w:szCs w:val="24"/>
        </w:rPr>
      </w:r>
    </w:p>
    <w:p>
      <w:pPr>
        <w:pStyle w:val="Normal"/>
        <w:rPr>
          <w:color w:themeColor="text1" w:val="000000"/>
          <w:szCs w:val="24"/>
        </w:rPr>
      </w:pPr>
      <w:r>
        <w:rPr>
          <w:color w:themeColor="text1" w:val="000000"/>
          <w:szCs w:val="24"/>
        </w:rPr>
      </w:r>
    </w:p>
    <w:p>
      <w:pPr>
        <w:pStyle w:val="Normal"/>
        <w:rPr/>
      </w:pPr>
      <w:r>
        <w:rPr>
          <w:rStyle w:val="Hyperlink"/>
          <w:rFonts w:eastAsia="Arial" w:cs="Arial"/>
          <w:b/>
          <w:bCs/>
        </w:rPr>
        <w:t>Google Account account recovery</w:t>
      </w:r>
    </w:p>
    <w:p>
      <w:pPr>
        <w:pStyle w:val="Normal"/>
        <w:rPr>
          <w:rFonts w:eastAsia="Arial" w:cs="Arial"/>
        </w:rPr>
      </w:pPr>
      <w:r>
        <w:rPr>
          <w:rFonts w:eastAsia="Arial" w:cs="Arial"/>
        </w:rPr>
        <w:t>Google Account will ask you to share another email address or phone number that can be used to send you a password recovery email if you forget your password.</w:t>
      </w:r>
    </w:p>
    <w:p>
      <w:pPr>
        <w:pStyle w:val="Normal"/>
        <w:jc w:val="center"/>
        <w:rPr/>
      </w:pPr>
      <w:r>
        <w:rPr/>
        <mc:AlternateContent>
          <mc:Choice Requires="wps">
            <w:drawing>
              <wp:anchor behindDoc="0" distT="45720" distB="45720" distL="114300" distR="114300" simplePos="0" locked="0" layoutInCell="0" allowOverlap="1" relativeHeight="43" wp14:anchorId="290EFA47">
                <wp:simplePos x="0" y="0"/>
                <wp:positionH relativeFrom="margin">
                  <wp:posOffset>48895</wp:posOffset>
                </wp:positionH>
                <wp:positionV relativeFrom="paragraph">
                  <wp:posOffset>6880225</wp:posOffset>
                </wp:positionV>
                <wp:extent cx="6427470" cy="377190"/>
                <wp:effectExtent l="5080" t="5080" r="5080" b="5080"/>
                <wp:wrapThrough wrapText="bothSides">
                  <wp:wrapPolygon edited="0">
                    <wp:start x="0" y="0"/>
                    <wp:lineTo x="0" y="21818"/>
                    <wp:lineTo x="21574" y="21818"/>
                    <wp:lineTo x="21574" y="0"/>
                    <wp:lineTo x="0" y="0"/>
                  </wp:wrapPolygon>
                </wp:wrapThrough>
                <wp:docPr id="11" name="Text Box 2"/>
                <a:graphic xmlns:a="http://schemas.openxmlformats.org/drawingml/2006/main">
                  <a:graphicData uri="http://schemas.microsoft.com/office/word/2010/wordprocessingShape">
                    <wps:wsp>
                      <wps:cNvSpPr/>
                      <wps:spPr>
                        <a:xfrm>
                          <a:off x="0" y="0"/>
                          <a:ext cx="6427440" cy="377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e &amp; f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85pt;margin-top:541.75pt;width:506.05pt;height:29.65pt;mso-wrap-style:square;v-text-anchor:top;mso-position-horizontal-relative:margin" wp14:anchorId="290EFA47">
                <v:fill o:detectmouseclick="t" type="solid" color2="black"/>
                <v:stroke color="black" weight="9360" joinstyle="miter" endcap="flat"/>
                <v:textbox>
                  <w:txbxContent>
                    <w:p>
                      <w:pPr>
                        <w:pStyle w:val="FrameContents"/>
                        <w:rPr/>
                      </w:pPr>
                      <w:r>
                        <w:rPr/>
                        <w:t xml:space="preserve">Cyber Security Fundamentals Outcome 1  Performance Criteria  e &amp; f </w:t>
                      </w:r>
                    </w:p>
                  </w:txbxContent>
                </v:textbox>
                <w10:wrap type="square"/>
              </v:rect>
            </w:pict>
          </mc:Fallback>
        </mc:AlternateContent>
      </w:r>
      <w:r>
        <w:br w:type="page"/>
      </w:r>
    </w:p>
    <w:p>
      <w:pPr>
        <w:pStyle w:val="Normal"/>
        <w:spacing w:before="0" w:after="0"/>
        <w:ind w:hanging="0" w:right="2835"/>
        <w:jc w:val="center"/>
        <w:rPr/>
      </w:pPr>
      <w:r>
        <w:rPr>
          <w:b/>
          <w:bCs/>
          <w:u w:val="single"/>
        </w:rPr>
        <w:t>Email Quiz</w:t>
      </w:r>
    </w:p>
    <w:p>
      <w:pPr>
        <w:pStyle w:val="Normal"/>
        <w:jc w:val="center"/>
        <w:rPr>
          <w:b/>
          <w:bCs/>
          <w:szCs w:val="24"/>
          <w:u w:val="single"/>
        </w:rPr>
      </w:pPr>
      <w:r>
        <w:rPr>
          <w:b/>
          <w:bCs/>
          <w:szCs w:val="24"/>
          <w:u w:val="single"/>
        </w:rPr>
      </w:r>
    </w:p>
    <w:p>
      <w:pPr>
        <w:pStyle w:val="Normal"/>
        <w:spacing w:lineRule="auto" w:line="259"/>
        <w:rPr>
          <w:color w:themeColor="text1" w:val="000000"/>
        </w:rPr>
      </w:pPr>
      <w:r>
        <w:rPr>
          <w:color w:themeColor="text1" w:val="000000"/>
        </w:rPr>
        <w:t>What two options can you use to reset your password or if you forget your username?</w:t>
      </w:r>
    </w:p>
    <w:p>
      <w:pPr>
        <w:pStyle w:val="Normal"/>
        <w:spacing w:lineRule="auto" w:line="259"/>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rPr>
                <w:color w:val="000000"/>
                <w:u w:val="none"/>
                <w:del w:id="1" w:author="Unknown Author" w:date="2024-05-15T08:57:33Z"/>
              </w:rPr>
            </w:pPr>
            <w:ins w:id="0" w:author="Unknown Author" w:date="2024-05-15T08:57:13Z">
              <w:r>
                <w:rPr>
                  <w:rFonts w:eastAsia="Arial" w:cs="Arial"/>
                  <w:color w:val="000000"/>
                  <w:kern w:val="0"/>
                  <w:szCs w:val="24"/>
                  <w:u w:val="none"/>
                  <w:lang w:val="en-GB" w:eastAsia="en-US" w:bidi="ar-SA"/>
                </w:rPr>
                <w:t>Google Account will ask you to share another email address or phone number that can be used to send you a password recovery email if you forget your password.</w:t>
              </w:r>
            </w:ins>
          </w:p>
          <w:p>
            <w:pPr>
              <w:pStyle w:val="Normal"/>
              <w:widowControl/>
              <w:suppressAutoHyphens w:val="true"/>
              <w:bidi w:val="0"/>
              <w:spacing w:before="0" w:after="0"/>
              <w:ind w:right="2835"/>
              <w:jc w:val="left"/>
              <w:rPr>
                <w:color w:themeColor="text1" w:themeTint="a6" w:val="FF0000"/>
                <w:szCs w:val="24"/>
              </w:rPr>
            </w:pPr>
            <w:r>
              <w:rPr>
                <w:color w:themeColor="text1" w:themeTint="a6" w:val="FF0000"/>
                <w:szCs w:val="24"/>
              </w:rPr>
            </w:r>
          </w:p>
          <w:p>
            <w:pPr>
              <w:pStyle w:val="Normal"/>
              <w:widowControl/>
              <w:suppressAutoHyphens w:val="true"/>
              <w:spacing w:before="0" w:after="0"/>
              <w:jc w:val="left"/>
              <w:rPr>
                <w:color w:val="FF0000"/>
                <w:szCs w:val="24"/>
              </w:rPr>
            </w:pPr>
            <w:r>
              <w:rPr>
                <w:color w:themeColor="text1" w:themeTint="a6" w:val="FF0000"/>
                <w:szCs w:val="24"/>
              </w:rPr>
            </w:r>
          </w:p>
        </w:tc>
      </w:tr>
    </w:tbl>
    <w:p>
      <w:pPr>
        <w:pStyle w:val="Normal"/>
        <w:jc w:val="right"/>
        <w:rPr>
          <w:color w:val="FF0000"/>
          <w:szCs w:val="24"/>
        </w:rPr>
      </w:pPr>
      <w:r>
        <w:rPr>
          <w:color w:themeColor="text1" w:themeTint="a6" w:val="FF0000"/>
          <w:szCs w:val="24"/>
        </w:rPr>
      </w:r>
    </w:p>
    <w:p>
      <w:pPr>
        <w:pStyle w:val="Normal"/>
        <w:jc w:val="right"/>
        <w:rPr>
          <w:szCs w:val="24"/>
        </w:rPr>
      </w:pPr>
      <w:r>
        <w:rPr>
          <w:szCs w:val="24"/>
        </w:rPr>
      </w:r>
    </w:p>
    <w:p>
      <w:pPr>
        <w:pStyle w:val="Normal"/>
        <w:rPr/>
      </w:pPr>
      <w:r>
        <w:rPr/>
        <w:t>Explain why it is good practice to have more than one email address:</w:t>
      </w:r>
    </w:p>
    <w:p>
      <w:pPr>
        <w:pStyle w:val="Normal"/>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rPr>
                <w:color w:themeColor="text1" w:val="000000"/>
                <w:szCs w:val="24"/>
                <w:del w:id="3" w:author="Unknown Author" w:date="2024-05-15T08:59:41Z"/>
              </w:rPr>
            </w:pPr>
            <w:ins w:id="2" w:author="Unknown Author" w:date="2024-05-15T08:59:38Z">
              <w:r>
                <w:rPr>
                  <w:rFonts w:eastAsia="Arial" w:cs="Arial"/>
                  <w:color w:themeColor="text1" w:val="000000"/>
                  <w:kern w:val="0"/>
                  <w:szCs w:val="24"/>
                  <w:lang w:val="en-GB" w:eastAsia="en-US" w:bidi="ar-SA"/>
                </w:rPr>
                <w:t xml:space="preserve">It is recommended you have more than one email address for improved security. One for important accounts and services, such as your device account, bank or applications to work, study or training. The second account should be used for online platforms and services that you may use more often, but have less financial risk to you, such as social media accounts, shopping or special offers from your favourite fast-food restaurant </w:t>
              </w:r>
            </w:ins>
          </w:p>
          <w:p>
            <w:pPr>
              <w:pStyle w:val="Normal"/>
              <w:widowControl/>
              <w:suppressAutoHyphens w:val="true"/>
              <w:bidi w:val="0"/>
              <w:spacing w:before="0" w:after="0"/>
              <w:ind w:right="2835"/>
              <w:jc w:val="left"/>
              <w:rPr>
                <w:color w:themeColor="text1" w:val="000000"/>
                <w:szCs w:val="24"/>
                <w:del w:id="5" w:author="Unknown Author" w:date="2024-05-15T08:59:41Z"/>
              </w:rPr>
            </w:pPr>
            <w:del w:id="4" w:author="Unknown Author" w:date="2024-05-15T08:59:41Z">
              <w:r>
                <w:rPr>
                  <w:szCs w:val="24"/>
                </w:rPr>
              </w:r>
            </w:del>
          </w:p>
          <w:p>
            <w:pPr>
              <w:pStyle w:val="Normal"/>
              <w:widowControl/>
              <w:suppressAutoHyphens w:val="true"/>
              <w:bidi w:val="0"/>
              <w:spacing w:before="0" w:after="0"/>
              <w:ind w:right="2835"/>
              <w:jc w:val="left"/>
              <w:rPr>
                <w:color w:themeColor="text1" w:val="000000"/>
                <w:szCs w:val="24"/>
                <w:del w:id="7" w:author="Unknown Author" w:date="2024-05-15T08:59:41Z"/>
              </w:rPr>
            </w:pPr>
            <w:del w:id="6" w:author="Unknown Author" w:date="2024-05-15T08:59:41Z">
              <w:r>
                <w:rPr>
                  <w:szCs w:val="24"/>
                </w:rPr>
              </w:r>
            </w:del>
          </w:p>
          <w:p>
            <w:pPr>
              <w:pStyle w:val="Normal"/>
              <w:widowControl/>
              <w:suppressAutoHyphens w:val="true"/>
              <w:bidi w:val="0"/>
              <w:spacing w:before="0" w:after="0"/>
              <w:ind w:right="2835"/>
              <w:jc w:val="left"/>
              <w:rPr>
                <w:color w:themeColor="text1" w:val="000000"/>
                <w:szCs w:val="24"/>
              </w:rPr>
            </w:pPr>
            <w:r>
              <w:rPr>
                <w:szCs w:val="24"/>
              </w:rPr>
            </w:r>
          </w:p>
        </w:tc>
      </w:tr>
    </w:tbl>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pPr>
      <w:r>
        <w:rPr/>
        <w:t>Explain the two methods of creating email accounts for under 13s:</w:t>
      </w:r>
    </w:p>
    <w:p>
      <w:pPr>
        <w:pStyle w:val="Normal"/>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rPr>
                <w:color w:themeColor="text1" w:val="000000"/>
              </w:rPr>
            </w:pPr>
            <w:ins w:id="8" w:author="Unknown Author" w:date="2024-05-15T09:00:48Z">
              <w:r>
                <w:rPr>
                  <w:rFonts w:eastAsia="Arial" w:cs="Arial"/>
                  <w:color w:themeColor="text1" w:val="000000"/>
                  <w:kern w:val="0"/>
                  <w:szCs w:val="24"/>
                  <w:lang w:val="en-GB" w:eastAsia="en-US" w:bidi="ar-SA"/>
                </w:rPr>
                <w:t xml:space="preserve">It is recommended that children have their own email account, linked to yours. Allowing your child to use your account information increases the risk to your accounts being compromised. Google use the </w:t>
              </w:r>
            </w:ins>
            <w:ins w:id="9" w:author="Unknown Author" w:date="2024-05-15T09:00:48Z">
              <w:r>
                <w:fldChar w:fldCharType="begin"/>
              </w:r>
              <w:r>
                <w:rPr>
                  <w:rStyle w:val="Hyperlink"/>
                  <w:kern w:val="0"/>
                  <w:szCs w:val="24"/>
                  <w:rFonts w:eastAsia="Arial" w:cs="Arial"/>
                  <w:lang w:val="en-GB" w:eastAsia="en-US" w:bidi="ar-SA"/>
                </w:rPr>
                <w:instrText xml:space="preserve"> HYPERLINK "https://support.google.com/families/answer/7103338" \l "create_OOB&amp;zippy=%2Con-a-new-android-device%2Cwith-the-family-link-app"</w:instrText>
              </w:r>
            </w:ins>
            <w:r>
              <w:rPr>
                <w:rStyle w:val="Hyperlink"/>
                <w:kern w:val="0"/>
                <w:szCs w:val="24"/>
                <w:rFonts w:eastAsia="Arial" w:cs="Arial"/>
                <w:lang w:val="en-GB" w:eastAsia="en-US" w:bidi="ar-SA"/>
              </w:rPr>
              <w:fldChar w:fldCharType="separate"/>
            </w:r>
            <w:ins w:id="10" w:author="Unknown Author" w:date="2024-05-15T09:00:48Z">
              <w:r>
                <w:rPr>
                  <w:rStyle w:val="Hyperlink"/>
                  <w:rFonts w:eastAsia="Arial" w:cs="Arial"/>
                  <w:kern w:val="0"/>
                  <w:szCs w:val="24"/>
                  <w:lang w:val="en-GB" w:eastAsia="en-US" w:bidi="ar-SA"/>
                </w:rPr>
                <w:t>family link app</w:t>
              </w:r>
            </w:ins>
            <w:r>
              <w:rPr>
                <w:rStyle w:val="Hyperlink"/>
                <w:kern w:val="0"/>
                <w:szCs w:val="24"/>
                <w:rFonts w:eastAsia="Arial" w:cs="Arial"/>
                <w:lang w:val="en-GB" w:eastAsia="en-US" w:bidi="ar-SA"/>
              </w:rPr>
              <w:fldChar w:fldCharType="end"/>
            </w:r>
            <w:ins w:id="11" w:author="Unknown Author" w:date="2024-05-15T09:00:48Z">
              <w:r>
                <w:rPr>
                  <w:rFonts w:eastAsia="Arial" w:cs="Arial"/>
                  <w:color w:themeColor="text1" w:val="000000"/>
                  <w:kern w:val="0"/>
                  <w:szCs w:val="24"/>
                  <w:lang w:val="en-GB" w:eastAsia="en-US" w:bidi="ar-SA"/>
                </w:rPr>
                <w:t xml:space="preserve"> to enable you to create a Google account for a child under the age of 13.</w:t>
              </w:r>
            </w:ins>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szCs w:val="24"/>
        </w:rPr>
      </w:pPr>
      <w:r>
        <w:rPr>
          <w:szCs w:val="24"/>
        </w:rPr>
      </w:r>
    </w:p>
    <w:p>
      <w:pPr>
        <w:pStyle w:val="Normal"/>
        <w:rPr>
          <w:szCs w:val="24"/>
        </w:rPr>
      </w:pPr>
      <w:r>
        <w:rPr>
          <w:szCs w:val="24"/>
        </w:rPr>
        <w:t>Do all email addresses have to be unique? (circle/delete as appropriate)</w:t>
      </w:r>
    </w:p>
    <w:p>
      <w:pPr>
        <w:pStyle w:val="Normal"/>
        <w:rPr>
          <w:szCs w:val="24"/>
        </w:rPr>
      </w:pPr>
      <w:r>
        <w:rPr>
          <w:szCs w:val="24"/>
        </w:rPr>
      </w:r>
    </w:p>
    <w:p>
      <w:pPr>
        <w:pStyle w:val="Normal"/>
        <w:jc w:val="right"/>
        <w:rPr>
          <w:szCs w:val="24"/>
        </w:rPr>
      </w:pPr>
      <w:r>
        <w:rPr>
          <w:rFonts w:ascii="Arial" w:hAnsi="Arial" w:eastAsia="ＭＳ 明朝" w:cs=""/>
          <w:color w:themeColor="text1" w:themeTint="a6" w:val="595959"/>
          <w:szCs w:val="24"/>
          <w:shd w:fill="FFFF00" w:val="clear"/>
          <w:lang w:val="en-US" w:eastAsia="en-US" w:bidi="ar-SA"/>
          <w:rPrChange w:id="0" w:author="Unknown Author" w:date="2024-05-15T09:02:01Z">
            <w:rPr>
              <w:sz w:val="22"/>
              <w:kern w:val="0"/>
              <w:szCs w:val="24"/>
            </w:rPr>
          </w:rPrChange>
        </w:rPr>
        <w:t>Yes</w:t>
      </w:r>
      <w:r>
        <w:rPr/>
        <w:tab/>
      </w:r>
      <w:r>
        <w:rPr>
          <w:szCs w:val="24"/>
        </w:rPr>
        <w:t>No</w:t>
      </w:r>
    </w:p>
    <w:p>
      <w:pPr>
        <w:pStyle w:val="Normal"/>
        <w:rPr>
          <w:szCs w:val="24"/>
        </w:rPr>
      </w:pPr>
      <w:r>
        <w:rPr>
          <w:szCs w:val="24"/>
        </w:rPr>
      </w:r>
    </w:p>
    <w:p>
      <w:pPr>
        <w:pStyle w:val="Normal"/>
        <w:rPr>
          <w:szCs w:val="24"/>
        </w:rPr>
      </w:pPr>
      <w:r>
        <w:rPr>
          <w:szCs w:val="24"/>
        </w:rPr>
      </w:r>
    </w:p>
    <w:p>
      <w:pPr>
        <w:pStyle w:val="Normal"/>
        <w:rPr/>
      </w:pPr>
      <w:r>
        <w:rPr/>
        <w:t>Give an example of a sensible email address, suitable for work, training or learning:</w:t>
      </w:r>
    </w:p>
    <w:p>
      <w:pPr>
        <w:pStyle w:val="Normal"/>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center"/>
              <w:rPr>
                <w:rFonts w:eastAsia="Arial" w:cs="Arial"/>
                <w:color w:val="FF0000"/>
              </w:rPr>
            </w:pPr>
            <w:ins w:id="13" w:author="Unknown Author" w:date="2024-05-15T09:02:50Z">
              <w:r>
                <w:rPr>
                  <w:rFonts w:eastAsia="Arial" w:cs="Arial"/>
                  <w:color w:themeColor="text1" w:themeTint="a6" w:val="FF0000"/>
                  <w:kern w:val="0"/>
                  <w:szCs w:val="24"/>
                  <w:lang w:val="en-GB" w:eastAsia="en-US" w:bidi="ar-SA"/>
                </w:rPr>
                <w:t>john</w:t>
              </w:r>
            </w:ins>
            <w:ins w:id="14" w:author="Unknown Author" w:date="2024-05-15T09:02:50Z">
              <w:r>
                <w:rPr>
                  <w:rFonts w:eastAsia="Arial" w:cs="Arial"/>
                  <w:color w:themeColor="text1" w:themeTint="a6" w:val="00B050"/>
                  <w:kern w:val="0"/>
                  <w:szCs w:val="24"/>
                  <w:lang w:val="en-GB" w:eastAsia="en-US" w:bidi="ar-SA"/>
                </w:rPr>
                <w:t>smith</w:t>
              </w:r>
            </w:ins>
            <w:ins w:id="15" w:author="Unknown Author" w:date="2024-05-15T09:02:50Z">
              <w:r>
                <w:rPr>
                  <w:rFonts w:eastAsia="Arial" w:cs="Arial"/>
                  <w:kern w:val="0"/>
                  <w:szCs w:val="24"/>
                  <w:lang w:val="en-GB" w:eastAsia="en-US" w:bidi="ar-SA"/>
                </w:rPr>
                <w:t>@</w:t>
              </w:r>
            </w:ins>
            <w:ins w:id="16" w:author="Unknown Author" w:date="2024-05-15T09:02:50Z">
              <w:r>
                <w:rPr>
                  <w:rFonts w:eastAsia="Arial" w:cs="Arial"/>
                  <w:color w:themeColor="text1" w:themeTint="a6" w:val="002060"/>
                  <w:kern w:val="0"/>
                  <w:szCs w:val="24"/>
                  <w:lang w:val="en-GB" w:eastAsia="en-US" w:bidi="ar-SA"/>
                </w:rPr>
                <w:t>gmail</w:t>
              </w:r>
            </w:ins>
            <w:ins w:id="17" w:author="Unknown Author" w:date="2024-05-15T09:02:50Z">
              <w:r>
                <w:rPr>
                  <w:rFonts w:eastAsia="Arial" w:cs="Arial"/>
                  <w:kern w:val="0"/>
                  <w:szCs w:val="24"/>
                  <w:lang w:val="en-GB" w:eastAsia="en-US" w:bidi="ar-SA"/>
                </w:rPr>
                <w:t>.com</w:t>
              </w:r>
            </w:ins>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color w:val="FF0000"/>
          <w:szCs w:val="24"/>
        </w:rPr>
      </w:pPr>
      <w:r>
        <w:rPr>
          <w:color w:themeColor="text1" w:themeTint="a6" w:val="FF0000"/>
          <w:szCs w:val="24"/>
        </w:rPr>
      </w:r>
    </w:p>
    <w:p>
      <w:pPr>
        <w:pStyle w:val="Normal"/>
        <w:rPr>
          <w:color w:val="FF0000"/>
          <w:szCs w:val="24"/>
        </w:rPr>
      </w:pPr>
      <w:r>
        <w:rPr>
          <w:color w:themeColor="text1" w:themeTint="a6" w:val="FF0000"/>
          <w:szCs w:val="24"/>
        </w:rPr>
      </w:r>
    </w:p>
    <w:p>
      <w:pPr>
        <w:pStyle w:val="Normal"/>
        <w:rPr/>
      </w:pPr>
      <w:r>
        <w:rPr/>
        <mc:AlternateContent>
          <mc:Choice Requires="wps">
            <w:drawing>
              <wp:anchor behindDoc="0" distT="45720" distB="46355" distL="0" distR="113030" simplePos="0" locked="0" layoutInCell="0" allowOverlap="1" relativeHeight="45" wp14:anchorId="3C375D93">
                <wp:simplePos x="0" y="0"/>
                <wp:positionH relativeFrom="margin">
                  <wp:align>left</wp:align>
                </wp:positionH>
                <wp:positionV relativeFrom="paragraph">
                  <wp:posOffset>3182620</wp:posOffset>
                </wp:positionV>
                <wp:extent cx="6427470" cy="474345"/>
                <wp:effectExtent l="5080" t="5715" r="5080" b="4445"/>
                <wp:wrapThrough wrapText="bothSides">
                  <wp:wrapPolygon edited="0">
                    <wp:start x="0" y="0"/>
                    <wp:lineTo x="0" y="21687"/>
                    <wp:lineTo x="21574" y="21687"/>
                    <wp:lineTo x="21574" y="0"/>
                    <wp:lineTo x="0" y="0"/>
                  </wp:wrapPolygon>
                </wp:wrapThrough>
                <wp:docPr id="12" name="Text Box 2"/>
                <a:graphic xmlns:a="http://schemas.openxmlformats.org/drawingml/2006/main">
                  <a:graphicData uri="http://schemas.microsoft.com/office/word/2010/wordprocessingShape">
                    <wps:wsp>
                      <wps:cNvSpPr/>
                      <wps:spPr>
                        <a:xfrm>
                          <a:off x="0" y="0"/>
                          <a:ext cx="6427440" cy="474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d, e, f &amp; g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250.6pt;width:506.05pt;height:37.3pt;mso-wrap-style:square;v-text-anchor:top;mso-position-horizontal:left;mso-position-horizontal-relative:margin" wp14:anchorId="3C375D93">
                <v:fill o:detectmouseclick="t" type="solid" color2="black"/>
                <v:stroke color="black" weight="9360" joinstyle="miter" endcap="flat"/>
                <v:textbox>
                  <w:txbxContent>
                    <w:p>
                      <w:pPr>
                        <w:pStyle w:val="FrameContents"/>
                        <w:rPr/>
                      </w:pPr>
                      <w:r>
                        <w:rPr/>
                        <w:t xml:space="preserve">Cyber Security Fundamentals Outcome 1  Performance Criteria  d, e, f &amp; g </w:t>
                      </w:r>
                    </w:p>
                  </w:txbxContent>
                </v:textbox>
                <w10:wrap type="square"/>
              </v:rect>
            </w:pict>
          </mc:Fallback>
        </mc:AlternateContent>
      </w:r>
      <w:r>
        <w:br w:type="page"/>
      </w:r>
    </w:p>
    <w:p>
      <w:pPr>
        <w:pStyle w:val="Normal"/>
        <w:spacing w:before="0" w:after="0"/>
        <w:rPr>
          <w:rFonts w:eastAsia="Arial" w:cs="Arial"/>
          <w:b/>
          <w:bCs/>
          <w:color w:themeColor="text1" w:val="000000"/>
          <w:szCs w:val="24"/>
          <w:u w:val="single"/>
        </w:rPr>
      </w:pPr>
      <w:r>
        <w:rPr>
          <w:rFonts w:eastAsia="Arial" w:cs="Arial"/>
          <w:b/>
          <w:bCs/>
          <w:color w:themeColor="text1" w:val="000000"/>
          <w:szCs w:val="24"/>
          <w:u w:val="single"/>
        </w:rPr>
        <w:t>Email Risks</w:t>
      </w:r>
    </w:p>
    <w:p>
      <w:pPr>
        <w:pStyle w:val="Normal"/>
        <w:rPr>
          <w:rFonts w:eastAsia="Arial" w:cs="Arial"/>
          <w:b/>
          <w:bCs/>
          <w:color w:themeColor="text1" w:val="000000"/>
          <w:szCs w:val="24"/>
          <w:u w:val="single"/>
        </w:rPr>
      </w:pPr>
      <w:r>
        <w:rPr>
          <w:rFonts w:eastAsia="Arial" w:cs="Arial"/>
          <w:b/>
          <w:bCs/>
          <w:color w:themeColor="text1" w:val="000000"/>
          <w:szCs w:val="24"/>
          <w:u w:val="single"/>
        </w:rPr>
      </w:r>
    </w:p>
    <w:p>
      <w:pPr>
        <w:pStyle w:val="Normal"/>
        <w:rPr/>
      </w:pPr>
      <w:r>
        <w:rPr>
          <w:rFonts w:eastAsia="Arial" w:cs="Arial"/>
          <w:b/>
          <w:color w:themeColor="text1" w:val="000000"/>
        </w:rPr>
        <w:t xml:space="preserve">Phishing </w:t>
      </w:r>
      <w:r>
        <w:rPr>
          <w:rFonts w:eastAsia="Arial" w:cs="Arial"/>
          <w:color w:themeColor="text1" w:val="000000"/>
        </w:rPr>
        <w:t xml:space="preserve">is probably the greatest risk to email users and because billions of people use email it is often targeted by scammers and criminals for financial gain. </w:t>
      </w:r>
      <w:hyperlink r:id="rId15">
        <w:r>
          <w:rPr>
            <w:rStyle w:val="Hyperlink"/>
            <w:rFonts w:eastAsia="Arial" w:cs="Arial"/>
          </w:rPr>
          <w:t>Phishing emails</w:t>
        </w:r>
      </w:hyperlink>
      <w:r>
        <w:rPr>
          <w:rFonts w:eastAsia="Arial" w:cs="Arial"/>
        </w:rPr>
        <w:t xml:space="preserve"> try to trick users to click on links to not-to-be-trusted websites or attachments, or to give sensitive information away (such as bank details or games and shopping accounts – banks, games platforms and shopping services that you use, such as PlayStation, Xbox or Amazon, will already know your account details and will never ask for these in an email). If you need to check, call them directly – get their number from your card or their website – </w:t>
      </w:r>
      <w:r>
        <w:rPr>
          <w:rFonts w:eastAsia="Arial" w:cs="Arial"/>
          <w:b/>
        </w:rPr>
        <w:t>do not click any links on the potentially phishing email!</w:t>
      </w:r>
    </w:p>
    <w:p>
      <w:pPr>
        <w:pStyle w:val="Normal"/>
        <w:rPr>
          <w:szCs w:val="24"/>
        </w:rPr>
      </w:pPr>
      <w:r>
        <w:rPr>
          <w:szCs w:val="24"/>
        </w:rPr>
      </w:r>
    </w:p>
    <w:p>
      <w:pPr>
        <w:pStyle w:val="Normal"/>
        <w:rPr>
          <w:rFonts w:eastAsia="Arial" w:cs="Arial"/>
          <w:b/>
          <w:bCs/>
          <w:szCs w:val="24"/>
        </w:rPr>
      </w:pPr>
      <w:r>
        <w:rPr>
          <w:rFonts w:eastAsia="Arial" w:cs="Arial"/>
          <w:b/>
          <w:bCs/>
          <w:szCs w:val="24"/>
        </w:rPr>
        <w:t xml:space="preserve">Recognise </w:t>
      </w:r>
    </w:p>
    <w:p>
      <w:pPr>
        <w:pStyle w:val="Normal"/>
        <w:rPr>
          <w:rFonts w:eastAsia="Arial" w:cs="Arial"/>
          <w:szCs w:val="24"/>
        </w:rPr>
      </w:pPr>
      <w:r>
        <w:rPr>
          <w:rFonts w:eastAsia="Arial" w:cs="Arial"/>
          <w:szCs w:val="24"/>
        </w:rPr>
      </w:r>
    </w:p>
    <w:p>
      <w:pPr>
        <w:pStyle w:val="Normal"/>
        <w:rPr>
          <w:rFonts w:eastAsia="Arial" w:cs="Arial"/>
        </w:rPr>
      </w:pPr>
      <w:r>
        <w:rPr>
          <w:rFonts w:eastAsia="Arial" w:cs="Arial"/>
        </w:rPr>
        <w:t>It is becoming increasingly challenging to recognise well-constructed phishing scams, but you should always ask yourself:</w:t>
      </w:r>
    </w:p>
    <w:p>
      <w:pPr>
        <w:pStyle w:val="ListParagraph"/>
        <w:numPr>
          <w:ilvl w:val="0"/>
          <w:numId w:val="4"/>
        </w:numPr>
        <w:spacing w:lineRule="auto" w:line="240"/>
        <w:ind w:hanging="360" w:left="720" w:right="0"/>
        <w:rPr>
          <w:szCs w:val="24"/>
        </w:rPr>
      </w:pPr>
      <w:r>
        <w:rPr>
          <w:rFonts w:eastAsia="Arial" w:cs="Arial"/>
          <w:szCs w:val="24"/>
        </w:rPr>
        <w:t>Do I use this service?</w:t>
      </w:r>
    </w:p>
    <w:p>
      <w:pPr>
        <w:pStyle w:val="ListParagraph"/>
        <w:numPr>
          <w:ilvl w:val="0"/>
          <w:numId w:val="4"/>
        </w:numPr>
        <w:spacing w:lineRule="auto" w:line="240"/>
        <w:ind w:hanging="360" w:left="720" w:right="0"/>
        <w:rPr>
          <w:szCs w:val="24"/>
        </w:rPr>
      </w:pPr>
      <w:r>
        <w:rPr>
          <w:rFonts w:eastAsia="Arial" w:cs="Arial"/>
          <w:szCs w:val="24"/>
        </w:rPr>
        <w:t>Do I know this person?</w:t>
      </w:r>
    </w:p>
    <w:p>
      <w:pPr>
        <w:pStyle w:val="ListParagraph"/>
        <w:numPr>
          <w:ilvl w:val="0"/>
          <w:numId w:val="4"/>
        </w:numPr>
        <w:spacing w:lineRule="auto" w:line="240"/>
        <w:ind w:hanging="360" w:left="720" w:right="0"/>
        <w:rPr>
          <w:rFonts w:ascii="Cambria" w:hAnsi="Cambria" w:asciiTheme="minorHAnsi" w:hAnsiTheme="minorHAnsi"/>
          <w:szCs w:val="24"/>
        </w:rPr>
      </w:pPr>
      <w:r>
        <w:rPr>
          <w:rFonts w:eastAsia="Arial" w:cs="Arial"/>
          <w:szCs w:val="24"/>
        </w:rPr>
        <w:t>Should I be expecting an email from them?</w:t>
      </w:r>
    </w:p>
    <w:p>
      <w:pPr>
        <w:pStyle w:val="ListParagraph"/>
        <w:numPr>
          <w:ilvl w:val="0"/>
          <w:numId w:val="4"/>
        </w:numPr>
        <w:spacing w:lineRule="auto" w:line="240"/>
        <w:ind w:hanging="360" w:left="720" w:right="0"/>
        <w:rPr>
          <w:rFonts w:ascii="Cambria" w:hAnsi="Cambria" w:asciiTheme="minorHAnsi" w:hAnsiTheme="minorHAnsi"/>
          <w:szCs w:val="24"/>
        </w:rPr>
      </w:pPr>
      <w:r>
        <w:rPr>
          <w:rFonts w:eastAsia="Arial" w:cs="Arial"/>
          <w:szCs w:val="24"/>
        </w:rPr>
        <w:t>Look at the sender's name and email address. Does it appear legitimate, or is it trying to copy someone you know?</w:t>
      </w:r>
    </w:p>
    <w:p>
      <w:pPr>
        <w:pStyle w:val="Normal"/>
        <w:rPr>
          <w:rFonts w:eastAsia="Arial" w:cs="Arial"/>
          <w:szCs w:val="24"/>
        </w:rPr>
      </w:pPr>
      <w:r>
        <w:rPr>
          <w:rFonts w:eastAsia="Arial" w:cs="Arial"/>
          <w:szCs w:val="24"/>
        </w:rPr>
      </w:r>
    </w:p>
    <w:p>
      <w:pPr>
        <w:pStyle w:val="Normal"/>
        <w:rPr>
          <w:szCs w:val="24"/>
        </w:rPr>
      </w:pPr>
      <w:r>
        <w:rPr>
          <w:rFonts w:eastAsia="Arial" w:cs="Arial"/>
          <w:szCs w:val="24"/>
        </w:rPr>
        <w:t>The scammer will try different techniques to get you to believe them, such as:</w:t>
      </w:r>
    </w:p>
    <w:p>
      <w:pPr>
        <w:pStyle w:val="ListParagraph"/>
        <w:numPr>
          <w:ilvl w:val="0"/>
          <w:numId w:val="5"/>
        </w:numPr>
        <w:spacing w:lineRule="auto" w:line="240"/>
        <w:ind w:hanging="360" w:left="720" w:right="0"/>
        <w:rPr>
          <w:rFonts w:ascii="Cambria" w:hAnsi="Cambria" w:asciiTheme="minorHAnsi" w:hAnsiTheme="minorHAnsi"/>
          <w:szCs w:val="24"/>
        </w:rPr>
      </w:pPr>
      <w:r>
        <w:rPr>
          <w:rFonts w:eastAsia="Arial" w:cs="Arial"/>
          <w:szCs w:val="24"/>
        </w:rPr>
        <w:t>Not referring to you by name – phishing is done on a huge scale and emails will probably not be personalised. A term of familiarity, such as 'valued customer', or 'friend' or 'colleague' will be used</w:t>
      </w:r>
    </w:p>
    <w:p>
      <w:pPr>
        <w:pStyle w:val="ListParagraph"/>
        <w:numPr>
          <w:ilvl w:val="0"/>
          <w:numId w:val="5"/>
        </w:numPr>
        <w:spacing w:lineRule="auto" w:line="240"/>
        <w:ind w:hanging="360" w:left="720" w:right="0"/>
        <w:rPr>
          <w:rFonts w:ascii="Cambria" w:hAnsi="Cambria" w:asciiTheme="minorHAnsi" w:hAnsiTheme="minorHAnsi"/>
        </w:rPr>
      </w:pPr>
      <w:r>
        <w:rPr>
          <w:rFonts w:eastAsia="Arial" w:cs="Arial"/>
        </w:rPr>
        <w:t>Fear – scammers may pretend to be the manager or executive of a firm, or an authority such as HMRC, parking fines or the police</w:t>
      </w:r>
    </w:p>
    <w:p>
      <w:pPr>
        <w:pStyle w:val="ListParagraph"/>
        <w:numPr>
          <w:ilvl w:val="0"/>
          <w:numId w:val="5"/>
        </w:numPr>
        <w:spacing w:lineRule="auto" w:line="240"/>
        <w:ind w:hanging="360" w:left="720" w:right="0"/>
        <w:rPr>
          <w:rFonts w:ascii="Cambria" w:hAnsi="Cambria" w:asciiTheme="minorHAnsi" w:hAnsiTheme="minorHAnsi"/>
          <w:szCs w:val="24"/>
        </w:rPr>
      </w:pPr>
      <w:r>
        <w:rPr>
          <w:szCs w:val="24"/>
        </w:rPr>
        <w:t>Time constraint – limited time offers or urgency to pay for a service or fine may be used to pressure you into paying before it is too late</w:t>
      </w:r>
    </w:p>
    <w:p>
      <w:pPr>
        <w:pStyle w:val="ListParagraph"/>
        <w:numPr>
          <w:ilvl w:val="0"/>
          <w:numId w:val="5"/>
        </w:numPr>
        <w:spacing w:lineRule="auto" w:line="240"/>
        <w:ind w:hanging="360" w:left="720" w:right="0"/>
        <w:rPr>
          <w:szCs w:val="24"/>
        </w:rPr>
      </w:pPr>
      <w:r>
        <w:rPr>
          <w:rFonts w:eastAsia="Arial" w:cs="Arial"/>
          <w:szCs w:val="24"/>
        </w:rPr>
        <w:t>Special offers or deals - if it sounds too good to be true, it probably is. It's most unlikely that someone will offer you designer trainers for £10, or codes to access films for free</w:t>
      </w:r>
    </w:p>
    <w:p>
      <w:pPr>
        <w:pStyle w:val="Normal"/>
        <w:rPr>
          <w:szCs w:val="24"/>
        </w:rPr>
      </w:pPr>
      <w:r>
        <w:rPr>
          <w:szCs w:val="24"/>
        </w:rPr>
      </w:r>
    </w:p>
    <w:p>
      <w:pPr>
        <w:pStyle w:val="Normal"/>
        <w:rPr>
          <w:szCs w:val="24"/>
        </w:rPr>
      </w:pPr>
      <w:r>
        <w:rPr>
          <w:szCs w:val="24"/>
        </w:rPr>
      </w:r>
    </w:p>
    <w:p>
      <w:pPr>
        <w:pStyle w:val="Normal"/>
        <w:rPr>
          <w:b/>
          <w:bCs/>
          <w:szCs w:val="24"/>
        </w:rPr>
      </w:pPr>
      <w:r>
        <w:rPr>
          <w:b/>
          <w:bCs/>
          <w:szCs w:val="24"/>
        </w:rPr>
        <w:t>React</w:t>
      </w:r>
    </w:p>
    <w:p>
      <w:pPr>
        <w:pStyle w:val="Normal"/>
        <w:rPr>
          <w:szCs w:val="24"/>
        </w:rPr>
      </w:pPr>
      <w:r>
        <w:rPr>
          <w:szCs w:val="24"/>
        </w:rPr>
      </w:r>
    </w:p>
    <w:p>
      <w:pPr>
        <w:pStyle w:val="ListParagraph"/>
        <w:numPr>
          <w:ilvl w:val="0"/>
          <w:numId w:val="15"/>
        </w:numPr>
        <w:ind w:hanging="360" w:left="720" w:right="0"/>
        <w:rPr>
          <w:rFonts w:eastAsia="Arial" w:cs="Arial"/>
          <w:color w:themeColor="text1" w:val="000000"/>
          <w:szCs w:val="24"/>
        </w:rPr>
      </w:pPr>
      <w:r>
        <w:rPr>
          <w:rFonts w:eastAsia="Arial" w:cs="Arial"/>
          <w:color w:themeColor="text1" w:val="000000"/>
          <w:szCs w:val="24"/>
        </w:rPr>
        <w:t>Do not respond to the email</w:t>
      </w:r>
    </w:p>
    <w:p>
      <w:pPr>
        <w:pStyle w:val="ListParagraph"/>
        <w:numPr>
          <w:ilvl w:val="0"/>
          <w:numId w:val="15"/>
        </w:numPr>
        <w:ind w:hanging="360" w:left="720" w:right="0"/>
        <w:rPr>
          <w:rFonts w:eastAsia="Arial" w:cs="Arial"/>
          <w:color w:themeColor="text1" w:val="000000"/>
          <w:szCs w:val="24"/>
        </w:rPr>
      </w:pPr>
      <w:r>
        <w:rPr>
          <w:rFonts w:eastAsia="Arial" w:cs="Arial"/>
          <w:color w:themeColor="text1" w:val="000000"/>
          <w:szCs w:val="24"/>
        </w:rPr>
        <w:t>Do not click on any links or attachments in the message</w:t>
      </w:r>
    </w:p>
    <w:p>
      <w:pPr>
        <w:pStyle w:val="ListParagraph"/>
        <w:numPr>
          <w:ilvl w:val="0"/>
          <w:numId w:val="15"/>
        </w:numPr>
        <w:ind w:hanging="360" w:left="720" w:right="0"/>
        <w:rPr>
          <w:rFonts w:eastAsia="Arial" w:cs="Arial"/>
          <w:color w:themeColor="text1" w:val="000000"/>
          <w:szCs w:val="24"/>
        </w:rPr>
      </w:pPr>
      <w:r>
        <w:rPr>
          <w:rFonts w:eastAsia="Arial" w:cs="Arial"/>
          <w:color w:themeColor="text1" w:val="000000"/>
          <w:szCs w:val="24"/>
        </w:rPr>
        <w:t>Report suspicious messages if you are suspicious</w:t>
      </w:r>
    </w:p>
    <w:p>
      <w:pPr>
        <w:pStyle w:val="Normal"/>
        <w:rPr>
          <w:rFonts w:eastAsia="Arial" w:cs="Arial"/>
          <w:color w:themeColor="text1" w:val="000000"/>
          <w:sz w:val="27"/>
          <w:szCs w:val="27"/>
        </w:rPr>
      </w:pPr>
      <w:r>
        <w:rPr>
          <w:rFonts w:eastAsia="Arial" w:cs="Arial"/>
          <w:color w:themeColor="text1" w:val="000000"/>
          <w:sz w:val="27"/>
          <w:szCs w:val="27"/>
        </w:rPr>
      </w:r>
    </w:p>
    <w:p>
      <w:pPr>
        <w:pStyle w:val="Normal"/>
        <w:rPr>
          <w:rFonts w:eastAsia="Arial" w:cs="Arial"/>
          <w:color w:themeColor="text1" w:val="000000"/>
        </w:rPr>
      </w:pPr>
      <w:r>
        <w:rPr>
          <w:rFonts w:eastAsia="Arial" w:cs="Arial"/>
          <w:color w:themeColor="text1" w:val="000000"/>
        </w:rPr>
        <w:t xml:space="preserve">If you have received an email which you’re not quite sure about, forward it to the </w:t>
      </w:r>
      <w:hyperlink r:id="rId16">
        <w:r>
          <w:rPr>
            <w:rStyle w:val="Hyperlink"/>
            <w:rFonts w:eastAsia="Arial" w:cs="Arial"/>
          </w:rPr>
          <w:t>Suspicious Email Reporting Service</w:t>
        </w:r>
      </w:hyperlink>
      <w:r>
        <w:rPr>
          <w:rFonts w:eastAsia="Arial" w:cs="Arial"/>
          <w:color w:themeColor="text1" w:val="000000"/>
        </w:rPr>
        <w:t xml:space="preserve"> at </w:t>
      </w:r>
      <w:hyperlink r:id="rId17">
        <w:r>
          <w:rPr>
            <w:rStyle w:val="Hyperlink"/>
            <w:rFonts w:eastAsia="Arial" w:cs="Arial"/>
          </w:rPr>
          <w:t>report@phishing.gov.uk</w:t>
        </w:r>
        <w:r>
          <w:rPr>
            <w:rStyle w:val="Hyperlink"/>
          </w:rPr>
          <w:br/>
        </w:r>
      </w:hyperlink>
    </w:p>
    <w:p>
      <w:pPr>
        <w:pStyle w:val="Normal"/>
        <w:rPr>
          <w:rFonts w:eastAsia="Arial" w:cs="Arial"/>
        </w:rPr>
      </w:pPr>
      <w:r>
        <w:rPr>
          <w:rFonts w:eastAsia="Arial" w:cs="Arial"/>
          <w:color w:themeColor="text1" w:val="000000"/>
        </w:rPr>
        <w:t xml:space="preserve">Suspicious text messages should be forwarded to </w:t>
      </w:r>
      <w:r>
        <w:rPr>
          <w:rFonts w:eastAsia="Arial" w:cs="Arial"/>
          <w:b/>
          <w:bCs/>
          <w:color w:themeColor="text1" w:val="000000"/>
        </w:rPr>
        <w:t>7726</w:t>
      </w:r>
      <w:r>
        <w:rPr>
          <w:rFonts w:eastAsia="Arial" w:cs="Arial"/>
          <w:color w:themeColor="text1" w:val="000000"/>
        </w:rPr>
        <w:t>. This free-of-charge short code enables your provider to investigate the origin of the text and take action if necessary.</w:t>
      </w:r>
    </w:p>
    <w:p>
      <w:pPr>
        <w:pStyle w:val="Normal"/>
        <w:rPr>
          <w:szCs w:val="24"/>
        </w:rPr>
      </w:pPr>
      <w:r>
        <w:rPr>
          <w:szCs w:val="24"/>
        </w:rPr>
      </w:r>
    </w:p>
    <w:p>
      <w:pPr>
        <w:pStyle w:val="Normal"/>
        <w:spacing w:lineRule="auto" w:line="259"/>
        <w:rPr/>
      </w:pPr>
      <w:r>
        <w:rPr>
          <w:rFonts w:eastAsia="Arial" w:cs="Arial"/>
          <w:color w:themeColor="text1" w:val="000000"/>
        </w:rPr>
        <w:t>By reporting potential scams you will be helping to protect many more people from being a victim of crime. It’s also worth telling friends and family if you do spot a scam so that they are less likely to fall for it.</w:t>
      </w:r>
    </w:p>
    <w:p>
      <w:pPr>
        <w:pStyle w:val="Normal"/>
        <w:rPr/>
      </w:pPr>
      <w:r>
        <w:rPr/>
      </w:r>
    </w:p>
    <w:p>
      <w:pPr>
        <w:pStyle w:val="Normal"/>
        <w:rPr/>
      </w:pPr>
      <w:r>
        <w:rPr/>
      </w:r>
    </w:p>
    <w:p>
      <w:pPr>
        <w:pStyle w:val="Normal"/>
        <w:rPr/>
      </w:pPr>
      <w:r>
        <w:rPr/>
        <mc:AlternateContent>
          <mc:Choice Requires="wps">
            <w:drawing>
              <wp:anchor behindDoc="0" distT="45720" distB="45720" distL="113665" distR="113665" simplePos="0" locked="0" layoutInCell="0" allowOverlap="1" relativeHeight="47" wp14:anchorId="2BC21B4C">
                <wp:simplePos x="0" y="0"/>
                <wp:positionH relativeFrom="margin">
                  <wp:posOffset>-175895</wp:posOffset>
                </wp:positionH>
                <wp:positionV relativeFrom="paragraph">
                  <wp:posOffset>350520</wp:posOffset>
                </wp:positionV>
                <wp:extent cx="6427470" cy="484505"/>
                <wp:effectExtent l="5080" t="5715" r="5080" b="4445"/>
                <wp:wrapThrough wrapText="bothSides">
                  <wp:wrapPolygon edited="0">
                    <wp:start x="0" y="0"/>
                    <wp:lineTo x="0" y="21232"/>
                    <wp:lineTo x="21574" y="21232"/>
                    <wp:lineTo x="21574" y="0"/>
                    <wp:lineTo x="0" y="0"/>
                  </wp:wrapPolygon>
                </wp:wrapThrough>
                <wp:docPr id="13" name="Text Box 2"/>
                <a:graphic xmlns:a="http://schemas.openxmlformats.org/drawingml/2006/main">
                  <a:graphicData uri="http://schemas.microsoft.com/office/word/2010/wordprocessingShape">
                    <wps:wsp>
                      <wps:cNvSpPr/>
                      <wps:spPr>
                        <a:xfrm>
                          <a:off x="0" y="0"/>
                          <a:ext cx="6427440" cy="484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Internet safety outcome 1 Performance Criteria a &amp; b   Cyber Security Fundamentals Outcome 2 Performance Criteria  a, b c, d &amp; e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3.85pt;margin-top:27.6pt;width:506.05pt;height:38.1pt;mso-wrap-style:square;v-text-anchor:top;mso-position-horizontal-relative:margin" wp14:anchorId="2BC21B4C">
                <v:fill o:detectmouseclick="t" type="solid" color2="black"/>
                <v:stroke color="black" weight="9360" joinstyle="miter" endcap="flat"/>
                <v:textbox>
                  <w:txbxContent>
                    <w:p>
                      <w:pPr>
                        <w:pStyle w:val="FrameContents"/>
                        <w:rPr/>
                      </w:pPr>
                      <w:r>
                        <w:rPr/>
                        <w:t xml:space="preserve">Internet safety outcome 1 Performance Criteria a &amp; b   Cyber Security Fundamentals Outcome 2 Performance Criteria  a, b c, d &amp; e  </w:t>
                      </w:r>
                    </w:p>
                  </w:txbxContent>
                </v:textbox>
                <w10:wrap type="square"/>
              </v:rect>
            </w:pict>
          </mc:Fallback>
        </mc:AlternateContent>
      </w:r>
    </w:p>
    <w:p>
      <w:pPr>
        <w:pStyle w:val="Normal"/>
        <w:rPr/>
      </w:pPr>
      <w:r>
        <w:rPr/>
      </w:r>
    </w:p>
    <w:p>
      <w:pPr>
        <w:pStyle w:val="Normal"/>
        <w:rPr/>
      </w:pPr>
      <w:r>
        <w:rPr/>
      </w:r>
    </w:p>
    <w:p>
      <w:pPr>
        <w:pStyle w:val="Normal"/>
        <w:rPr>
          <w:b/>
          <w:bCs/>
          <w:szCs w:val="24"/>
        </w:rPr>
      </w:pPr>
      <w:r>
        <w:rPr>
          <w:b/>
          <w:bCs/>
          <w:szCs w:val="24"/>
          <w:u w:val="single"/>
        </w:rPr>
        <w:t>Recover</w:t>
      </w:r>
      <w:r>
        <w:rPr>
          <w:b/>
          <w:bCs/>
          <w:szCs w:val="24"/>
        </w:rPr>
        <w:t xml:space="preserve"> </w:t>
      </w:r>
    </w:p>
    <w:p>
      <w:pPr>
        <w:pStyle w:val="Normal"/>
        <w:rPr>
          <w:b/>
          <w:bCs/>
          <w:szCs w:val="24"/>
          <w:u w:val="single"/>
        </w:rPr>
      </w:pPr>
      <w:r>
        <w:rPr>
          <w:b/>
          <w:bCs/>
          <w:szCs w:val="24"/>
          <w:u w:val="single"/>
        </w:rPr>
      </w:r>
    </w:p>
    <w:p>
      <w:pPr>
        <w:pStyle w:val="Normal"/>
        <w:rPr/>
      </w:pPr>
      <w:r>
        <w:rPr>
          <w:rFonts w:eastAsia="Arial" w:cs="Arial"/>
          <w:color w:themeColor="text1" w:val="000000"/>
        </w:rPr>
        <w:t>If you have already responded to a suspicious message, take the following steps:</w:t>
      </w:r>
    </w:p>
    <w:p>
      <w:pPr>
        <w:pStyle w:val="ListParagraph"/>
        <w:numPr>
          <w:ilvl w:val="0"/>
          <w:numId w:val="6"/>
        </w:numPr>
        <w:spacing w:lineRule="auto" w:line="240"/>
        <w:ind w:hanging="360" w:left="720" w:right="0"/>
        <w:rPr>
          <w:rFonts w:ascii="Cambria" w:hAnsi="Cambria" w:asciiTheme="minorHAnsi" w:hAnsiTheme="minorHAnsi"/>
          <w:color w:themeColor="text1" w:val="000000"/>
        </w:rPr>
      </w:pPr>
      <w:r>
        <w:rPr>
          <w:rFonts w:eastAsia="Arial" w:cs="Arial"/>
          <w:color w:themeColor="text1" w:val="000000"/>
        </w:rPr>
        <w:t xml:space="preserve">If you have received an email on your Glow account you can </w:t>
      </w:r>
      <w:hyperlink r:id="rId18">
        <w:r>
          <w:rPr>
            <w:rStyle w:val="Hyperlink"/>
            <w:rFonts w:eastAsia="Arial" w:cs="Arial"/>
            <w:i/>
            <w:iCs/>
          </w:rPr>
          <w:t>Report a Glow Concern</w:t>
        </w:r>
      </w:hyperlink>
    </w:p>
    <w:p>
      <w:pPr>
        <w:pStyle w:val="ListParagraph"/>
        <w:numPr>
          <w:ilvl w:val="0"/>
          <w:numId w:val="6"/>
        </w:numPr>
        <w:spacing w:lineRule="auto" w:line="240"/>
        <w:ind w:hanging="360" w:left="720" w:right="0"/>
        <w:rPr>
          <w:color w:themeColor="text1" w:val="000000"/>
        </w:rPr>
      </w:pPr>
      <w:r>
        <w:rPr>
          <w:rFonts w:eastAsia="Arial" w:cs="Arial"/>
          <w:color w:themeColor="text1" w:val="000000"/>
        </w:rPr>
        <w:t>If you have been tricked into providing your banking details, contact your bank and let them know</w:t>
      </w:r>
    </w:p>
    <w:p>
      <w:pPr>
        <w:pStyle w:val="ListParagraph"/>
        <w:numPr>
          <w:ilvl w:val="0"/>
          <w:numId w:val="6"/>
        </w:numPr>
        <w:spacing w:lineRule="auto" w:line="240"/>
        <w:ind w:hanging="360" w:left="720" w:right="0"/>
        <w:rPr>
          <w:rFonts w:ascii="Cambria" w:hAnsi="Cambria" w:asciiTheme="minorHAnsi" w:hAnsiTheme="minorHAnsi"/>
          <w:color w:themeColor="text1" w:val="000000"/>
        </w:rPr>
      </w:pPr>
      <w:r>
        <w:rPr>
          <w:rFonts w:eastAsia="Arial" w:cs="Arial"/>
          <w:color w:themeColor="text1" w:val="000000"/>
        </w:rPr>
        <w:t xml:space="preserve">If you think your account has already been hacked (you may have received messages sent from your account that you don't recognise, or you may have been locked out of your account), refer to our guidance on </w:t>
      </w:r>
      <w:hyperlink r:id="rId19">
        <w:r>
          <w:rPr>
            <w:rStyle w:val="Hyperlink"/>
            <w:rFonts w:eastAsia="Arial" w:cs="Arial"/>
          </w:rPr>
          <w:t>recovering a hacked account</w:t>
        </w:r>
      </w:hyperlink>
    </w:p>
    <w:p>
      <w:pPr>
        <w:pStyle w:val="ListParagraph"/>
        <w:numPr>
          <w:ilvl w:val="0"/>
          <w:numId w:val="6"/>
        </w:numPr>
        <w:spacing w:lineRule="auto" w:line="240"/>
        <w:ind w:hanging="360" w:left="720" w:right="0"/>
        <w:rPr>
          <w:rFonts w:ascii="Cambria" w:hAnsi="Cambria" w:asciiTheme="minorHAnsi" w:hAnsiTheme="minorHAnsi"/>
          <w:color w:themeColor="text1" w:val="000000"/>
        </w:rPr>
      </w:pPr>
      <w:r>
        <w:rPr>
          <w:rFonts w:eastAsia="Arial" w:cs="Arial"/>
          <w:color w:themeColor="text1" w:val="000000"/>
        </w:rPr>
        <w:t xml:space="preserve">If you received the message on a school Chromebook or tablet, contact your </w:t>
      </w:r>
      <w:r>
        <w:rPr>
          <w:rFonts w:eastAsia="Arial" w:cs="Arial"/>
          <w:i/>
          <w:color w:themeColor="text1" w:themeTint="a6" w:val="FF0000"/>
        </w:rPr>
        <w:t>IT department</w:t>
      </w:r>
      <w:r>
        <w:rPr>
          <w:rFonts w:eastAsia="Arial" w:cs="Arial"/>
          <w:color w:themeColor="text1" w:val="000000"/>
        </w:rPr>
        <w:t xml:space="preserve"> and let them know</w:t>
      </w:r>
    </w:p>
    <w:p>
      <w:pPr>
        <w:pStyle w:val="ListParagraph"/>
        <w:numPr>
          <w:ilvl w:val="0"/>
          <w:numId w:val="6"/>
        </w:numPr>
        <w:spacing w:lineRule="auto" w:line="240"/>
        <w:ind w:hanging="360" w:left="720" w:right="0"/>
        <w:rPr>
          <w:rFonts w:ascii="Cambria" w:hAnsi="Cambria" w:asciiTheme="minorHAnsi" w:hAnsiTheme="minorHAnsi"/>
          <w:color w:themeColor="text1" w:val="000000"/>
        </w:rPr>
      </w:pPr>
      <w:r>
        <w:rPr>
          <w:rFonts w:eastAsia="Arial" w:cs="Arial"/>
          <w:color w:themeColor="text1" w:val="000000"/>
        </w:rPr>
        <w:t xml:space="preserve">If you opened a link on your computer, or followed instructions to install software, open your </w:t>
      </w:r>
      <w:hyperlink r:id="rId20">
        <w:r>
          <w:rPr>
            <w:rStyle w:val="Hyperlink"/>
            <w:rFonts w:eastAsia="Arial" w:cs="Arial"/>
          </w:rPr>
          <w:t>antivirus software</w:t>
        </w:r>
      </w:hyperlink>
      <w:r>
        <w:rPr>
          <w:rFonts w:eastAsia="Arial" w:cs="Arial"/>
          <w:color w:themeColor="text1" w:val="000000"/>
        </w:rPr>
        <w:t xml:space="preserve"> and run a full scan</w:t>
      </w:r>
    </w:p>
    <w:p>
      <w:pPr>
        <w:pStyle w:val="ListParagraph"/>
        <w:numPr>
          <w:ilvl w:val="0"/>
          <w:numId w:val="6"/>
        </w:numPr>
        <w:spacing w:lineRule="auto" w:line="240"/>
        <w:ind w:hanging="360" w:left="720" w:right="0"/>
        <w:rPr>
          <w:rFonts w:ascii="Cambria" w:hAnsi="Cambria" w:asciiTheme="minorHAnsi" w:hAnsiTheme="minorHAnsi"/>
          <w:color w:themeColor="text1" w:val="000000"/>
        </w:rPr>
      </w:pPr>
      <w:r>
        <w:rPr>
          <w:rFonts w:eastAsia="Arial" w:cs="Arial"/>
          <w:color w:themeColor="text1" w:val="000000"/>
        </w:rPr>
        <w:t xml:space="preserve">If you have given out your password, you should change the </w:t>
      </w:r>
      <w:r>
        <w:fldChar w:fldCharType="begin"/>
      </w:r>
      <w:r>
        <w:rPr>
          <w:rStyle w:val="Hyperlink"/>
          <w:rFonts w:eastAsia="Arial" w:cs="Arial"/>
        </w:rPr>
        <w:instrText xml:space="preserve"> HYPERLINK "https://www.ncsc.gov.uk/cyberaware/home" \l "section_2"</w:instrText>
      </w:r>
      <w:r>
        <w:rPr>
          <w:rStyle w:val="Hyperlink"/>
          <w:rFonts w:eastAsia="Arial" w:cs="Arial"/>
        </w:rPr>
        <w:fldChar w:fldCharType="separate"/>
      </w:r>
      <w:r>
        <w:rPr>
          <w:rStyle w:val="Hyperlink"/>
          <w:rFonts w:eastAsia="Arial" w:cs="Arial"/>
        </w:rPr>
        <w:t>passwords</w:t>
      </w:r>
      <w:r>
        <w:rPr>
          <w:rStyle w:val="Hyperlink"/>
          <w:rFonts w:eastAsia="Arial" w:cs="Arial"/>
        </w:rPr>
        <w:fldChar w:fldCharType="end"/>
      </w:r>
      <w:r>
        <w:rPr>
          <w:rFonts w:eastAsia="Arial" w:cs="Arial"/>
          <w:color w:themeColor="text1" w:val="000000"/>
        </w:rPr>
        <w:t xml:space="preserve"> on any of your accounts that use the same password</w:t>
      </w:r>
    </w:p>
    <w:p>
      <w:pPr>
        <w:pStyle w:val="ListParagraph"/>
        <w:numPr>
          <w:ilvl w:val="0"/>
          <w:numId w:val="6"/>
        </w:numPr>
        <w:spacing w:lineRule="auto" w:line="240"/>
        <w:ind w:hanging="360" w:left="720" w:right="0"/>
        <w:rPr>
          <w:rFonts w:ascii="Cambria" w:hAnsi="Cambria" w:asciiTheme="minorHAnsi" w:hAnsiTheme="minorHAnsi"/>
          <w:color w:themeColor="text1" w:val="000000"/>
          <w:sz w:val="27"/>
          <w:szCs w:val="27"/>
        </w:rPr>
      </w:pPr>
      <w:r>
        <w:rPr>
          <w:rFonts w:eastAsia="Arial" w:cs="Arial"/>
          <w:color w:themeColor="text1" w:val="000000"/>
        </w:rPr>
        <w:t xml:space="preserve">If you have lost money, tell your bank and report it as a crime to </w:t>
      </w:r>
      <w:hyperlink r:id="rId21">
        <w:r>
          <w:rPr>
            <w:rStyle w:val="Hyperlink"/>
            <w:rFonts w:eastAsia="Arial" w:cs="Arial"/>
          </w:rPr>
          <w:t>Police Scotland</w:t>
        </w:r>
      </w:hyperlink>
      <w:r>
        <w:rPr>
          <w:rFonts w:eastAsia="Arial" w:cs="Arial"/>
          <w:color w:themeColor="text1" w:val="000000"/>
        </w:rPr>
        <w:t xml:space="preserve"> - by doing this, you will be helping the battle against criminal activity, and in the process prevent others becoming victims of cyber crime</w:t>
      </w:r>
    </w:p>
    <w:p>
      <w:pPr>
        <w:pStyle w:val="Normal"/>
        <w:rPr>
          <w:szCs w:val="24"/>
        </w:rPr>
      </w:pPr>
      <w:r>
        <w:rPr>
          <w:szCs w:val="24"/>
        </w:rPr>
      </w:r>
    </w:p>
    <w:p>
      <w:pPr>
        <w:pStyle w:val="Normal"/>
        <w:rPr>
          <w:color w:themeColor="text1" w:val="000000"/>
          <w:szCs w:val="24"/>
        </w:rPr>
      </w:pPr>
      <w:r>
        <w:rPr>
          <w:color w:themeColor="text1" w:val="000000"/>
          <w:szCs w:val="24"/>
        </w:rPr>
      </w:r>
    </w:p>
    <w:p>
      <w:pPr>
        <w:pStyle w:val="Normal"/>
        <w:rPr>
          <w:szCs w:val="24"/>
        </w:rPr>
      </w:pPr>
      <w:r>
        <w:rPr>
          <w:szCs w:val="24"/>
        </w:rPr>
      </w:r>
    </w:p>
    <w:p>
      <w:pPr>
        <w:pStyle w:val="Normal"/>
        <w:jc w:val="center"/>
        <w:rPr>
          <w:b/>
          <w:bCs/>
          <w:szCs w:val="24"/>
        </w:rPr>
      </w:pPr>
      <w:r>
        <w:rPr>
          <w:b/>
          <w:bCs/>
          <w:szCs w:val="24"/>
        </w:rPr>
        <mc:AlternateContent>
          <mc:Choice Requires="wps">
            <w:drawing>
              <wp:anchor behindDoc="0" distT="46355" distB="46355" distL="114300" distR="113030" simplePos="0" locked="0" layoutInCell="0" allowOverlap="1" relativeHeight="49" wp14:anchorId="55798130">
                <wp:simplePos x="0" y="0"/>
                <wp:positionH relativeFrom="margin">
                  <wp:posOffset>83185</wp:posOffset>
                </wp:positionH>
                <wp:positionV relativeFrom="paragraph">
                  <wp:posOffset>5565140</wp:posOffset>
                </wp:positionV>
                <wp:extent cx="6427470" cy="488950"/>
                <wp:effectExtent l="5080" t="5080" r="5080" b="5080"/>
                <wp:wrapThrough wrapText="bothSides">
                  <wp:wrapPolygon edited="0">
                    <wp:start x="0" y="0"/>
                    <wp:lineTo x="0" y="21881"/>
                    <wp:lineTo x="21574" y="21881"/>
                    <wp:lineTo x="21574" y="0"/>
                    <wp:lineTo x="0" y="0"/>
                  </wp:wrapPolygon>
                </wp:wrapThrough>
                <wp:docPr id="14" name="Text Box 2"/>
                <a:graphic xmlns:a="http://schemas.openxmlformats.org/drawingml/2006/main">
                  <a:graphicData uri="http://schemas.microsoft.com/office/word/2010/wordprocessingShape">
                    <wps:wsp>
                      <wps:cNvSpPr/>
                      <wps:spPr>
                        <a:xfrm>
                          <a:off x="0" y="0"/>
                          <a:ext cx="6427440" cy="488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Internet safety outcome 2 Performance Criteria  a Cyber Security Fundamentals Outcome 2 Performance Criteria  a, b c, d &amp; e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55pt;margin-top:438.2pt;width:506.05pt;height:38.45pt;mso-wrap-style:square;v-text-anchor:top;mso-position-horizontal-relative:margin" wp14:anchorId="55798130">
                <v:fill o:detectmouseclick="t" type="solid" color2="black"/>
                <v:stroke color="black" weight="9360" joinstyle="miter" endcap="flat"/>
                <v:textbox>
                  <w:txbxContent>
                    <w:p>
                      <w:pPr>
                        <w:pStyle w:val="FrameContents"/>
                        <w:rPr/>
                      </w:pPr>
                      <w:r>
                        <w:rPr/>
                        <w:t xml:space="preserve">Internet safety outcome 2 Performance Criteria  a Cyber Security Fundamentals Outcome 2 Performance Criteria  a, b c, d &amp; e  </w:t>
                      </w:r>
                    </w:p>
                  </w:txbxContent>
                </v:textbox>
                <w10:wrap type="square"/>
              </v:rect>
            </w:pict>
          </mc:Fallback>
        </mc:AlternateContent>
      </w:r>
      <w:r>
        <w:br w:type="page"/>
      </w:r>
    </w:p>
    <w:p>
      <w:pPr>
        <w:pStyle w:val="Normal"/>
        <w:spacing w:before="0" w:after="0"/>
        <w:jc w:val="center"/>
        <w:rPr>
          <w:b/>
        </w:rPr>
      </w:pPr>
      <w:r>
        <w:rPr>
          <w:b/>
          <w:bCs/>
        </w:rPr>
        <w:t>Email risk quiz</w:t>
      </w:r>
    </w:p>
    <w:p>
      <w:pPr>
        <w:pStyle w:val="Normal"/>
        <w:rPr>
          <w:szCs w:val="24"/>
        </w:rPr>
      </w:pPr>
      <w:r>
        <w:rPr>
          <w:szCs w:val="24"/>
        </w:rPr>
      </w:r>
    </w:p>
    <w:p>
      <w:pPr>
        <w:pStyle w:val="Normal"/>
        <w:rPr>
          <w:b/>
          <w:bCs/>
          <w:szCs w:val="24"/>
        </w:rPr>
      </w:pPr>
      <w:r>
        <w:rPr>
          <w:b/>
          <w:bCs/>
          <w:szCs w:val="24"/>
        </w:rPr>
        <w:t>Recognise</w:t>
      </w:r>
    </w:p>
    <w:p>
      <w:pPr>
        <w:pStyle w:val="Normal"/>
        <w:rPr>
          <w:szCs w:val="24"/>
        </w:rPr>
      </w:pPr>
      <w:r>
        <w:rPr>
          <w:szCs w:val="24"/>
        </w:rPr>
      </w:r>
    </w:p>
    <w:p>
      <w:pPr>
        <w:pStyle w:val="Normal"/>
        <w:rPr/>
      </w:pPr>
      <w:r>
        <w:rPr/>
        <w:t>Name the most common threat to your email account:</w:t>
      </w:r>
    </w:p>
    <w:p>
      <w:pPr>
        <w:pStyle w:val="Normal"/>
        <w:rPr/>
      </w:pPr>
      <w:r>
        <w:rPr/>
      </w:r>
    </w:p>
    <w:tbl>
      <w:tblPr>
        <w:tblStyle w:val="TableGrid"/>
        <w:tblW w:w="10381"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381"/>
      </w:tblGrid>
      <w:tr>
        <w:trPr>
          <w:trHeight w:val="1270" w:hRule="atLeast"/>
        </w:trPr>
        <w:tc>
          <w:tcPr>
            <w:tcW w:w="10381" w:type="dxa"/>
            <w:tcBorders/>
          </w:tcPr>
          <w:p>
            <w:pPr>
              <w:pStyle w:val="Normal"/>
              <w:widowControl/>
              <w:suppressAutoHyphens w:val="true"/>
              <w:spacing w:before="0" w:after="0"/>
              <w:jc w:val="left"/>
              <w:rPr>
                <w:szCs w:val="24"/>
              </w:rPr>
            </w:pPr>
            <w:r>
              <w:rPr/>
            </w:r>
          </w:p>
          <w:p>
            <w:pPr>
              <w:pStyle w:val="Normal"/>
              <w:rPr>
                <w:rFonts w:eastAsia="Arial" w:cs="Arial"/>
                <w:b/>
                <w:bCs/>
                <w:color w:themeColor="text1" w:val="000000"/>
                <w:szCs w:val="24"/>
                <w:u w:val="single"/>
                <w:ins w:id="19" w:author="Unknown Author" w:date="2024-05-15T09:07:13Z"/>
              </w:rPr>
            </w:pPr>
            <w:ins w:id="18" w:author="Unknown Author" w:date="2024-05-15T09:07:13Z">
              <w:r>
                <w:rPr>
                  <w:rFonts w:eastAsia="Arial" w:cs="Arial"/>
                  <w:b/>
                  <w:bCs/>
                  <w:color w:themeColor="text1" w:val="000000"/>
                  <w:szCs w:val="24"/>
                  <w:u w:val="single"/>
                </w:rPr>
              </w:r>
            </w:ins>
          </w:p>
          <w:p>
            <w:pPr>
              <w:pStyle w:val="Normal"/>
              <w:widowControl/>
              <w:suppressAutoHyphens w:val="true"/>
              <w:spacing w:before="0" w:after="0"/>
              <w:jc w:val="left"/>
              <w:rPr>
                <w:szCs w:val="24"/>
              </w:rPr>
            </w:pPr>
            <w:ins w:id="20" w:author="Unknown Author" w:date="2024-05-15T09:07:13Z">
              <w:r>
                <w:rPr>
                  <w:rFonts w:eastAsia="Arial" w:cs="Arial"/>
                  <w:b/>
                  <w:color w:themeColor="text1" w:val="000000"/>
                  <w:szCs w:val="24"/>
                </w:rPr>
                <w:t xml:space="preserve">Phishing </w:t>
              </w:r>
            </w:ins>
            <w:ins w:id="21" w:author="Unknown Author" w:date="2024-05-15T09:07:13Z">
              <w:r>
                <w:rPr>
                  <w:rFonts w:eastAsia="Arial" w:cs="Arial"/>
                  <w:color w:themeColor="text1" w:val="000000"/>
                  <w:szCs w:val="24"/>
                </w:rPr>
                <w:t xml:space="preserve">is probably the greatest risk to email users </w:t>
              </w:r>
            </w:ins>
          </w:p>
        </w:tc>
      </w:tr>
    </w:tbl>
    <w:p>
      <w:pPr>
        <w:pStyle w:val="Normal"/>
        <w:jc w:val="center"/>
        <w:rPr>
          <w:b/>
          <w:bCs/>
          <w:szCs w:val="24"/>
        </w:rPr>
      </w:pPr>
      <w:r>
        <w:rPr>
          <w:b/>
          <w:bCs/>
          <w:szCs w:val="24"/>
        </w:rPr>
      </w:r>
    </w:p>
    <w:p>
      <w:pPr>
        <w:pStyle w:val="Normal"/>
        <w:jc w:val="center"/>
        <w:rPr>
          <w:b/>
          <w:bCs/>
          <w:szCs w:val="24"/>
        </w:rPr>
      </w:pPr>
      <w:r>
        <w:rPr>
          <w:b/>
          <w:bCs/>
          <w:szCs w:val="24"/>
        </w:rPr>
      </w:r>
    </w:p>
    <w:p>
      <w:pPr>
        <w:pStyle w:val="Normal"/>
        <w:rPr>
          <w:szCs w:val="24"/>
        </w:rPr>
      </w:pPr>
      <w:r>
        <w:rPr>
          <w:szCs w:val="24"/>
        </w:rPr>
        <w:t>What is the goal of a phishing email?</w:t>
      </w:r>
    </w:p>
    <w:p>
      <w:pPr>
        <w:pStyle w:val="Normal"/>
        <w:rPr>
          <w:szCs w:val="24"/>
        </w:rPr>
      </w:pPr>
      <w:r>
        <w:rPr>
          <w:szCs w:val="24"/>
        </w:rPr>
      </w:r>
    </w:p>
    <w:tbl>
      <w:tblPr>
        <w:tblStyle w:val="TableGrid"/>
        <w:tblW w:w="1048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85"/>
      </w:tblGrid>
      <w:tr>
        <w:trPr>
          <w:trHeight w:val="1421" w:hRule="atLeast"/>
        </w:trPr>
        <w:tc>
          <w:tcPr>
            <w:tcW w:w="10485" w:type="dxa"/>
            <w:tcBorders/>
          </w:tcPr>
          <w:p>
            <w:pPr>
              <w:pStyle w:val="Normal"/>
              <w:widowControl/>
              <w:suppressAutoHyphens w:val="true"/>
              <w:spacing w:before="0" w:after="0"/>
              <w:jc w:val="left"/>
              <w:rPr>
                <w:b/>
                <w:bCs/>
                <w:szCs w:val="24"/>
              </w:rPr>
            </w:pPr>
            <w:r>
              <w:rPr/>
            </w:r>
          </w:p>
          <w:p>
            <w:pPr>
              <w:pStyle w:val="Normal"/>
              <w:widowControl/>
              <w:suppressAutoHyphens w:val="true"/>
              <w:spacing w:before="0" w:after="0"/>
              <w:jc w:val="left"/>
              <w:rPr>
                <w:b/>
                <w:bCs/>
                <w:szCs w:val="24"/>
              </w:rPr>
            </w:pPr>
            <w:r>
              <w:rPr>
                <w:b/>
                <w:bCs/>
                <w:szCs w:val="24"/>
              </w:rPr>
            </w:r>
          </w:p>
          <w:p>
            <w:pPr>
              <w:pStyle w:val="Normal"/>
              <w:rPr>
                <w:rFonts w:eastAsia="Arial" w:cs="Arial"/>
                <w:b/>
                <w:bCs/>
                <w:color w:themeColor="text1" w:val="000000"/>
                <w:szCs w:val="24"/>
                <w:u w:val="single"/>
                <w:ins w:id="23" w:author="Unknown Author" w:date="2024-05-15T09:07:20Z"/>
              </w:rPr>
            </w:pPr>
            <w:ins w:id="22" w:author="Unknown Author" w:date="2024-05-15T09:07:20Z">
              <w:r>
                <w:rPr>
                  <w:rFonts w:eastAsia="Arial" w:cs="Arial"/>
                  <w:b/>
                  <w:bCs/>
                  <w:color w:themeColor="text1" w:val="000000"/>
                  <w:szCs w:val="24"/>
                  <w:u w:val="single"/>
                </w:rPr>
              </w:r>
            </w:ins>
          </w:p>
          <w:p>
            <w:pPr>
              <w:pStyle w:val="Normal"/>
              <w:widowControl/>
              <w:suppressAutoHyphens w:val="true"/>
              <w:spacing w:before="0" w:after="0"/>
              <w:jc w:val="left"/>
              <w:rPr>
                <w:b/>
                <w:bCs/>
                <w:szCs w:val="24"/>
              </w:rPr>
            </w:pPr>
            <w:ins w:id="24" w:author="Unknown Author" w:date="2024-05-15T09:07:20Z">
              <w:r>
                <w:rPr>
                  <w:rFonts w:eastAsia="Arial" w:cs="Arial"/>
                  <w:b/>
                  <w:bCs/>
                  <w:color w:themeColor="text1" w:val="000000"/>
                  <w:szCs w:val="24"/>
                </w:rPr>
                <w:t>billions of people use email it is often targeted by scammers and criminals for financial gain</w:t>
              </w:r>
            </w:ins>
          </w:p>
        </w:tc>
      </w:tr>
    </w:tbl>
    <w:p>
      <w:pPr>
        <w:pStyle w:val="Normal"/>
        <w:jc w:val="center"/>
        <w:rPr>
          <w:b/>
          <w:bCs/>
          <w:szCs w:val="24"/>
        </w:rPr>
      </w:pPr>
      <w:r>
        <w:rPr>
          <w:b/>
          <w:bCs/>
          <w:szCs w:val="24"/>
        </w:rPr>
      </w:r>
    </w:p>
    <w:p>
      <w:pPr>
        <w:pStyle w:val="Normal"/>
        <w:jc w:val="center"/>
        <w:rPr>
          <w:b/>
          <w:bCs/>
          <w:szCs w:val="24"/>
        </w:rPr>
      </w:pPr>
      <w:r>
        <w:rPr>
          <w:b/>
          <w:bCs/>
          <w:szCs w:val="24"/>
        </w:rPr>
      </w:r>
    </w:p>
    <w:p>
      <w:pPr>
        <w:pStyle w:val="Normal"/>
        <w:rPr/>
      </w:pPr>
      <w:r>
        <w:rPr/>
        <w:t>What are three possible clues that an email is phishing:</w:t>
      </w:r>
    </w:p>
    <w:p>
      <w:pPr>
        <w:pStyle w:val="Normal"/>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rHeight w:val="1691" w:hRule="atLeast"/>
        </w:trPr>
        <w:tc>
          <w:tcPr>
            <w:tcW w:w="10455" w:type="dxa"/>
            <w:tcBorders/>
          </w:tcPr>
          <w:p>
            <w:pPr>
              <w:pStyle w:val="Normal"/>
              <w:rPr>
                <w:rFonts w:eastAsia="Arial" w:cs="Arial"/>
                <w:ins w:id="26" w:author="Unknown Author" w:date="2024-05-15T09:08:42Z"/>
              </w:rPr>
            </w:pPr>
            <w:ins w:id="25" w:author="Unknown Author" w:date="2024-05-15T09:08:42Z">
              <w:r>
                <w:rPr/>
              </w:r>
            </w:ins>
          </w:p>
          <w:p>
            <w:pPr>
              <w:pStyle w:val="ListParagraph"/>
              <w:numPr>
                <w:ilvl w:val="0"/>
                <w:numId w:val="4"/>
              </w:numPr>
              <w:spacing w:lineRule="auto" w:line="240"/>
              <w:ind w:hanging="360" w:left="720" w:right="0"/>
              <w:rPr>
                <w:szCs w:val="24"/>
                <w:ins w:id="28" w:author="Unknown Author" w:date="2024-05-15T09:08:42Z"/>
              </w:rPr>
            </w:pPr>
            <w:ins w:id="27" w:author="Unknown Author" w:date="2024-05-15T09:08:42Z">
              <w:r>
                <w:rPr>
                  <w:rFonts w:eastAsia="Arial" w:cs="Arial"/>
                  <w:szCs w:val="24"/>
                </w:rPr>
                <w:t>Do I use this service?</w:t>
              </w:r>
            </w:ins>
          </w:p>
          <w:p>
            <w:pPr>
              <w:pStyle w:val="ListParagraph"/>
              <w:numPr>
                <w:ilvl w:val="0"/>
                <w:numId w:val="4"/>
              </w:numPr>
              <w:spacing w:lineRule="auto" w:line="240"/>
              <w:ind w:hanging="360" w:left="720" w:right="0"/>
              <w:rPr>
                <w:szCs w:val="24"/>
                <w:ins w:id="30" w:author="Unknown Author" w:date="2024-05-15T09:08:42Z"/>
              </w:rPr>
            </w:pPr>
            <w:ins w:id="29" w:author="Unknown Author" w:date="2024-05-15T09:08:42Z">
              <w:r>
                <w:rPr>
                  <w:rFonts w:eastAsia="Arial" w:cs="Arial"/>
                  <w:szCs w:val="24"/>
                </w:rPr>
                <w:t>Do I know this person?</w:t>
              </w:r>
            </w:ins>
          </w:p>
          <w:p>
            <w:pPr>
              <w:pStyle w:val="ListParagraph"/>
              <w:numPr>
                <w:ilvl w:val="0"/>
                <w:numId w:val="4"/>
              </w:numPr>
              <w:spacing w:lineRule="auto" w:line="240"/>
              <w:ind w:hanging="360" w:left="720" w:right="0"/>
              <w:rPr>
                <w:rFonts w:ascii="Cambria" w:hAnsi="Cambria" w:asciiTheme="minorHAnsi" w:hAnsiTheme="minorHAnsi"/>
                <w:szCs w:val="24"/>
                <w:ins w:id="32" w:author="Unknown Author" w:date="2024-05-15T09:08:42Z"/>
              </w:rPr>
            </w:pPr>
            <w:ins w:id="31" w:author="Unknown Author" w:date="2024-05-15T09:08:42Z">
              <w:r>
                <w:rPr>
                  <w:rFonts w:eastAsia="Arial" w:cs="Arial"/>
                  <w:szCs w:val="24"/>
                </w:rPr>
                <w:t>Should I be expecting an email from them?</w:t>
              </w:r>
            </w:ins>
          </w:p>
          <w:p>
            <w:pPr>
              <w:pStyle w:val="ListParagraph"/>
              <w:numPr>
                <w:ilvl w:val="0"/>
                <w:numId w:val="0"/>
              </w:numPr>
              <w:spacing w:lineRule="auto" w:line="240"/>
              <w:ind w:hanging="0" w:left="720" w:right="0"/>
              <w:rPr>
                <w:rFonts w:ascii="Cambria" w:hAnsi="Cambria" w:asciiTheme="minorHAnsi" w:hAnsiTheme="minorHAnsi"/>
                <w:szCs w:val="24"/>
                <w:del w:id="34" w:author="Unknown Author" w:date="2024-05-15T09:08:45Z"/>
              </w:rPr>
            </w:pPr>
            <w:del w:id="33" w:author="Unknown Author" w:date="2024-05-15T09:08:45Z">
              <w:r>
                <w:rPr/>
              </w:r>
            </w:del>
          </w:p>
          <w:p>
            <w:pPr>
              <w:pStyle w:val="ListParagraph"/>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szCs w:val="24"/>
        </w:rPr>
      </w:pPr>
      <w:r>
        <w:rPr>
          <w:szCs w:val="24"/>
        </w:rPr>
      </w:r>
    </w:p>
    <w:p>
      <w:pPr>
        <w:pStyle w:val="Normal"/>
        <w:rPr>
          <w:b/>
          <w:bCs/>
          <w:szCs w:val="24"/>
        </w:rPr>
      </w:pPr>
      <w:r>
        <w:rPr>
          <w:b/>
          <w:bCs/>
          <w:szCs w:val="24"/>
        </w:rPr>
        <w:t>React</w:t>
      </w:r>
    </w:p>
    <w:p>
      <w:pPr>
        <w:pStyle w:val="Normal"/>
        <w:rPr>
          <w:szCs w:val="24"/>
        </w:rPr>
      </w:pPr>
      <w:r>
        <w:rPr>
          <w:szCs w:val="24"/>
        </w:rPr>
      </w:r>
    </w:p>
    <w:p>
      <w:pPr>
        <w:pStyle w:val="Normal"/>
        <w:rPr/>
      </w:pPr>
      <w:r>
        <w:rPr/>
        <w:t>What should you do if you suspect an email is phishing:</w:t>
      </w:r>
    </w:p>
    <w:p>
      <w:pPr>
        <w:pStyle w:val="Normal"/>
        <w:rPr/>
      </w:pPr>
      <w:r>
        <w:rPr/>
      </w:r>
    </w:p>
    <w:tbl>
      <w:tblPr>
        <w:tblStyle w:val="TableGrid"/>
        <w:tblW w:w="1047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70"/>
      </w:tblGrid>
      <w:tr>
        <w:trPr/>
        <w:tc>
          <w:tcPr>
            <w:tcW w:w="10470" w:type="dxa"/>
            <w:tcBorders/>
          </w:tcPr>
          <w:p>
            <w:pPr>
              <w:pStyle w:val="Normal"/>
              <w:widowControl/>
              <w:suppressAutoHyphens w:val="true"/>
              <w:spacing w:before="0" w:after="0"/>
              <w:jc w:val="left"/>
              <w:rPr>
                <w:szCs w:val="24"/>
              </w:rPr>
            </w:pPr>
            <w:r>
              <w:rPr/>
            </w:r>
          </w:p>
          <w:p>
            <w:pPr>
              <w:pStyle w:val="Normal"/>
              <w:rPr>
                <w:szCs w:val="24"/>
                <w:ins w:id="36" w:author="Unknown Author" w:date="2024-05-15T09:09:07Z"/>
              </w:rPr>
            </w:pPr>
            <w:ins w:id="35" w:author="Unknown Author" w:date="2024-05-15T09:09:07Z">
              <w:r>
                <w:rPr>
                  <w:szCs w:val="24"/>
                </w:rPr>
              </w:r>
            </w:ins>
          </w:p>
          <w:p>
            <w:pPr>
              <w:pStyle w:val="ListParagraph"/>
              <w:numPr>
                <w:ilvl w:val="0"/>
                <w:numId w:val="15"/>
              </w:numPr>
              <w:ind w:hanging="360" w:left="720" w:right="0"/>
              <w:rPr>
                <w:rFonts w:eastAsia="Arial" w:cs="Arial"/>
                <w:color w:themeColor="text1" w:val="000000"/>
                <w:szCs w:val="24"/>
                <w:ins w:id="38" w:author="Unknown Author" w:date="2024-05-15T09:09:07Z"/>
              </w:rPr>
            </w:pPr>
            <w:ins w:id="37" w:author="Unknown Author" w:date="2024-05-15T09:09:07Z">
              <w:r>
                <w:rPr>
                  <w:rFonts w:eastAsia="Arial" w:cs="Arial"/>
                  <w:color w:themeColor="text1" w:val="000000"/>
                  <w:szCs w:val="24"/>
                </w:rPr>
                <w:t>Do not respond to the email</w:t>
              </w:r>
            </w:ins>
          </w:p>
          <w:p>
            <w:pPr>
              <w:pStyle w:val="ListParagraph"/>
              <w:numPr>
                <w:ilvl w:val="0"/>
                <w:numId w:val="15"/>
              </w:numPr>
              <w:ind w:hanging="360" w:left="720" w:right="0"/>
              <w:rPr>
                <w:rFonts w:eastAsia="Arial" w:cs="Arial"/>
                <w:color w:themeColor="text1" w:val="000000"/>
                <w:szCs w:val="24"/>
                <w:ins w:id="40" w:author="Unknown Author" w:date="2024-05-15T09:09:07Z"/>
              </w:rPr>
            </w:pPr>
            <w:ins w:id="39" w:author="Unknown Author" w:date="2024-05-15T09:09:07Z">
              <w:r>
                <w:rPr>
                  <w:rFonts w:eastAsia="Arial" w:cs="Arial"/>
                  <w:color w:themeColor="text1" w:val="000000"/>
                  <w:szCs w:val="24"/>
                </w:rPr>
                <w:t>Do not click on any links or attachments in the message</w:t>
              </w:r>
            </w:ins>
          </w:p>
          <w:p>
            <w:pPr>
              <w:pStyle w:val="ListParagraph"/>
              <w:numPr>
                <w:ilvl w:val="0"/>
                <w:numId w:val="15"/>
              </w:numPr>
              <w:ind w:hanging="360" w:left="720" w:right="0"/>
              <w:rPr>
                <w:rFonts w:eastAsia="Arial" w:cs="Arial"/>
                <w:color w:themeColor="text1" w:val="000000"/>
                <w:szCs w:val="24"/>
              </w:rPr>
            </w:pPr>
            <w:ins w:id="41" w:author="Unknown Author" w:date="2024-05-15T09:09:07Z">
              <w:r>
                <w:rPr>
                  <w:rFonts w:eastAsia="Arial" w:cs="Arial"/>
                  <w:color w:themeColor="text1" w:val="000000"/>
                </w:rPr>
                <w:t>Report suspicious messages if you are suspicious</w:t>
              </w:r>
            </w:ins>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szCs w:val="24"/>
        </w:rPr>
      </w:pPr>
      <w:r>
        <w:rPr>
          <w:szCs w:val="24"/>
        </w:rPr>
      </w:r>
    </w:p>
    <w:p>
      <w:pPr>
        <w:pStyle w:val="Normal"/>
        <w:rPr>
          <w:b/>
          <w:bCs/>
          <w:szCs w:val="24"/>
        </w:rPr>
      </w:pPr>
      <w:r>
        <w:rPr>
          <w:b/>
          <w:bCs/>
          <w:szCs w:val="24"/>
        </w:rPr>
        <w:t>Recover</w:t>
      </w:r>
    </w:p>
    <w:p>
      <w:pPr>
        <w:pStyle w:val="Normal"/>
        <w:rPr>
          <w:b/>
          <w:bCs/>
          <w:szCs w:val="24"/>
        </w:rPr>
      </w:pPr>
      <w:r>
        <w:rPr>
          <w:b/>
          <w:bCs/>
          <w:szCs w:val="24"/>
        </w:rPr>
      </w:r>
    </w:p>
    <w:p>
      <w:pPr>
        <w:pStyle w:val="Normal"/>
        <w:rPr/>
      </w:pPr>
      <w:r>
        <w:rPr/>
        <w:t>What steps should you take in case you need to recover from a phishing email that you have lost money too:</w:t>
      </w:r>
    </w:p>
    <w:p>
      <w:pPr>
        <w:pStyle w:val="Normal"/>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left"/>
              <w:rPr>
                <w:b/>
                <w:bCs/>
                <w:szCs w:val="24"/>
              </w:rPr>
            </w:pPr>
            <w:r>
              <w:rPr/>
            </w:r>
          </w:p>
          <w:p>
            <w:pPr>
              <w:pStyle w:val="Normal"/>
              <w:rPr>
                <w:ins w:id="43" w:author="Unknown Author" w:date="2024-05-15T09:09:29Z"/>
              </w:rPr>
            </w:pPr>
            <w:ins w:id="42" w:author="Unknown Author" w:date="2024-05-15T09:09:29Z">
              <w:r>
                <w:rPr/>
              </w:r>
            </w:ins>
          </w:p>
          <w:p>
            <w:pPr>
              <w:pStyle w:val="ListParagraph"/>
              <w:numPr>
                <w:ilvl w:val="0"/>
                <w:numId w:val="6"/>
              </w:numPr>
              <w:spacing w:lineRule="auto" w:line="240"/>
              <w:ind w:hanging="360" w:left="720" w:right="0"/>
              <w:rPr>
                <w:rFonts w:ascii="Cambria" w:hAnsi="Cambria" w:asciiTheme="minorHAnsi" w:hAnsiTheme="minorHAnsi"/>
                <w:color w:themeColor="text1" w:val="000000"/>
                <w:ins w:id="46" w:author="Unknown Author" w:date="2024-05-15T09:09:29Z"/>
              </w:rPr>
            </w:pPr>
            <w:ins w:id="44" w:author="Unknown Author" w:date="2024-05-15T09:09:29Z">
              <w:r>
                <w:rPr>
                  <w:rFonts w:eastAsia="Arial" w:cs="Arial"/>
                  <w:color w:themeColor="text1" w:val="000000"/>
                </w:rPr>
                <w:t xml:space="preserve">If you have received an email on your Glow account you can </w:t>
              </w:r>
            </w:ins>
            <w:hyperlink r:id="rId22">
              <w:ins w:id="45" w:author="Unknown Author" w:date="2024-05-15T09:09:29Z">
                <w:r>
                  <w:rPr>
                    <w:rStyle w:val="Hyperlink"/>
                    <w:rFonts w:eastAsia="Arial" w:cs="Arial"/>
                    <w:i/>
                    <w:iCs/>
                  </w:rPr>
                  <w:t>Report a Glow Concern</w:t>
                </w:r>
              </w:ins>
            </w:hyperlink>
          </w:p>
          <w:p>
            <w:pPr>
              <w:pStyle w:val="ListParagraph"/>
              <w:numPr>
                <w:ilvl w:val="0"/>
                <w:numId w:val="6"/>
              </w:numPr>
              <w:spacing w:lineRule="auto" w:line="240"/>
              <w:ind w:hanging="360" w:left="720" w:right="0"/>
              <w:rPr>
                <w:color w:themeColor="text1" w:val="000000"/>
                <w:ins w:id="48" w:author="Unknown Author" w:date="2024-05-15T09:09:29Z"/>
              </w:rPr>
            </w:pPr>
            <w:ins w:id="47" w:author="Unknown Author" w:date="2024-05-15T09:09:29Z">
              <w:r>
                <w:rPr>
                  <w:rFonts w:eastAsia="Arial" w:cs="Arial"/>
                  <w:color w:themeColor="text1" w:val="000000"/>
                </w:rPr>
                <w:t>If you have been tricked into providing your banking details, contact your bank and let them know</w:t>
              </w:r>
            </w:ins>
          </w:p>
          <w:p>
            <w:pPr>
              <w:pStyle w:val="ListParagraph"/>
              <w:numPr>
                <w:ilvl w:val="0"/>
                <w:numId w:val="0"/>
              </w:numPr>
              <w:spacing w:lineRule="auto" w:line="240"/>
              <w:ind w:hanging="0" w:left="720" w:right="0"/>
              <w:rPr>
                <w:color w:themeColor="text1" w:val="000000"/>
                <w:ins w:id="50" w:author="Unknown Author" w:date="2024-05-15T09:09:29Z"/>
              </w:rPr>
            </w:pPr>
            <w:ins w:id="49" w:author="Unknown Author" w:date="2024-05-15T09:09:29Z">
              <w:r>
                <w:rPr/>
              </w:r>
            </w:ins>
          </w:p>
          <w:p>
            <w:pPr>
              <w:pStyle w:val="ListParagraph"/>
              <w:numPr>
                <w:ilvl w:val="0"/>
                <w:numId w:val="6"/>
              </w:numPr>
              <w:spacing w:lineRule="auto" w:line="240"/>
              <w:ind w:hanging="360" w:left="720" w:right="0"/>
              <w:rPr>
                <w:rFonts w:ascii="Cambria" w:hAnsi="Cambria" w:asciiTheme="minorHAnsi" w:hAnsiTheme="minorHAnsi"/>
                <w:color w:themeColor="text1" w:val="000000"/>
                <w:ins w:id="53" w:author="Unknown Author" w:date="2024-05-15T09:09:29Z"/>
              </w:rPr>
            </w:pPr>
            <w:ins w:id="51" w:author="Unknown Author" w:date="2024-05-15T09:09:29Z">
              <w:r>
                <w:rPr>
                  <w:rFonts w:eastAsia="Arial" w:cs="Arial"/>
                  <w:color w:themeColor="text1" w:val="000000"/>
                </w:rPr>
                <w:t xml:space="preserve">If you think your account has already been hacked (you may have received messages sent from your account that you don't recognise, or you may have been locked out of your account), refer to our guidance on </w:t>
              </w:r>
            </w:ins>
            <w:hyperlink r:id="rId23">
              <w:ins w:id="52" w:author="Unknown Author" w:date="2024-05-15T09:09:29Z">
                <w:r>
                  <w:rPr>
                    <w:rStyle w:val="Hyperlink"/>
                    <w:rFonts w:eastAsia="Arial" w:cs="Arial"/>
                  </w:rPr>
                  <w:t>recovering a hacked account</w:t>
                </w:r>
              </w:ins>
            </w:hyperlink>
          </w:p>
          <w:p>
            <w:pPr>
              <w:pStyle w:val="ListParagraph"/>
              <w:numPr>
                <w:ilvl w:val="0"/>
                <w:numId w:val="6"/>
              </w:numPr>
              <w:spacing w:lineRule="auto" w:line="240"/>
              <w:ind w:hanging="360" w:left="720" w:right="0"/>
              <w:rPr>
                <w:rFonts w:ascii="Cambria" w:hAnsi="Cambria" w:asciiTheme="minorHAnsi" w:hAnsiTheme="minorHAnsi"/>
                <w:color w:themeColor="text1" w:val="000000"/>
                <w:ins w:id="57" w:author="Unknown Author" w:date="2024-05-15T09:09:29Z"/>
              </w:rPr>
            </w:pPr>
            <w:ins w:id="54" w:author="Unknown Author" w:date="2024-05-15T09:09:29Z">
              <w:r>
                <w:rPr>
                  <w:rFonts w:eastAsia="Arial" w:cs="Arial"/>
                  <w:color w:themeColor="text1" w:val="000000"/>
                </w:rPr>
                <w:t xml:space="preserve">If you received the message on a school Chromebook or tablet, contact your </w:t>
              </w:r>
            </w:ins>
            <w:ins w:id="55" w:author="Unknown Author" w:date="2024-05-15T09:09:29Z">
              <w:r>
                <w:rPr>
                  <w:rFonts w:eastAsia="Arial" w:cs="Arial"/>
                  <w:i/>
                  <w:color w:themeColor="text1" w:themeTint="a6" w:val="FF0000"/>
                </w:rPr>
                <w:t>IT department</w:t>
              </w:r>
            </w:ins>
            <w:ins w:id="56" w:author="Unknown Author" w:date="2024-05-15T09:09:29Z">
              <w:r>
                <w:rPr>
                  <w:rFonts w:eastAsia="Arial" w:cs="Arial"/>
                  <w:color w:themeColor="text1" w:val="000000"/>
                </w:rPr>
                <w:t xml:space="preserve"> and let them know</w:t>
              </w:r>
            </w:ins>
          </w:p>
          <w:p>
            <w:pPr>
              <w:pStyle w:val="ListParagraph"/>
              <w:numPr>
                <w:ilvl w:val="0"/>
                <w:numId w:val="6"/>
              </w:numPr>
              <w:spacing w:lineRule="auto" w:line="240"/>
              <w:ind w:hanging="360" w:left="720" w:right="0"/>
              <w:rPr>
                <w:rFonts w:ascii="Cambria" w:hAnsi="Cambria" w:asciiTheme="minorHAnsi" w:hAnsiTheme="minorHAnsi"/>
                <w:color w:themeColor="text1" w:val="000000"/>
                <w:ins w:id="61" w:author="Unknown Author" w:date="2024-05-15T09:09:29Z"/>
              </w:rPr>
            </w:pPr>
            <w:ins w:id="58" w:author="Unknown Author" w:date="2024-05-15T09:09:29Z">
              <w:r>
                <w:rPr>
                  <w:rFonts w:eastAsia="Arial" w:cs="Arial"/>
                  <w:color w:themeColor="text1" w:val="000000"/>
                </w:rPr>
                <w:t xml:space="preserve">If you opened a link on your computer, or followed instructions to install software, open your </w:t>
              </w:r>
            </w:ins>
            <w:hyperlink r:id="rId24">
              <w:ins w:id="59" w:author="Unknown Author" w:date="2024-05-15T09:09:29Z">
                <w:r>
                  <w:rPr>
                    <w:rStyle w:val="Hyperlink"/>
                    <w:rFonts w:eastAsia="Arial" w:cs="Arial"/>
                  </w:rPr>
                  <w:t>antivirus software</w:t>
                </w:r>
              </w:ins>
            </w:hyperlink>
            <w:ins w:id="60" w:author="Unknown Author" w:date="2024-05-15T09:09:29Z">
              <w:r>
                <w:rPr>
                  <w:rFonts w:eastAsia="Arial" w:cs="Arial"/>
                  <w:color w:themeColor="text1" w:val="000000"/>
                </w:rPr>
                <w:t xml:space="preserve"> and run a full scan</w:t>
              </w:r>
            </w:ins>
          </w:p>
          <w:p>
            <w:pPr>
              <w:pStyle w:val="ListParagraph"/>
              <w:numPr>
                <w:ilvl w:val="0"/>
                <w:numId w:val="6"/>
              </w:numPr>
              <w:spacing w:lineRule="auto" w:line="240"/>
              <w:ind w:hanging="360" w:left="720" w:right="0"/>
              <w:rPr>
                <w:rFonts w:ascii="Cambria" w:hAnsi="Cambria" w:asciiTheme="minorHAnsi" w:hAnsiTheme="minorHAnsi"/>
                <w:color w:themeColor="text1" w:val="000000"/>
                <w:ins w:id="66" w:author="Unknown Author" w:date="2024-05-15T09:09:29Z"/>
              </w:rPr>
            </w:pPr>
            <w:ins w:id="62" w:author="Unknown Author" w:date="2024-05-15T09:09:29Z">
              <w:r>
                <w:rPr>
                  <w:rFonts w:eastAsia="Arial" w:cs="Arial"/>
                  <w:color w:themeColor="text1" w:val="000000"/>
                </w:rPr>
                <w:t xml:space="preserve">If you have given out your password, you should change the </w:t>
              </w:r>
            </w:ins>
            <w:ins w:id="63" w:author="Unknown Author" w:date="2024-05-15T09:09:29Z">
              <w:r>
                <w:fldChar w:fldCharType="begin"/>
              </w:r>
              <w:r>
                <w:rPr>
                  <w:rStyle w:val="Hyperlink"/>
                  <w:rFonts w:eastAsia="Arial" w:cs="Arial"/>
                </w:rPr>
                <w:instrText xml:space="preserve"> HYPERLINK "https://www.ncsc.gov.uk/cyberaware/home" \l "section_2"</w:instrText>
              </w:r>
            </w:ins>
            <w:r>
              <w:rPr>
                <w:rStyle w:val="Hyperlink"/>
                <w:rFonts w:eastAsia="Arial" w:cs="Arial"/>
              </w:rPr>
              <w:fldChar w:fldCharType="separate"/>
            </w:r>
            <w:ins w:id="64" w:author="Unknown Author" w:date="2024-05-15T09:09:29Z">
              <w:r>
                <w:rPr>
                  <w:rStyle w:val="Hyperlink"/>
                  <w:rFonts w:eastAsia="Arial" w:cs="Arial"/>
                </w:rPr>
                <w:t>passwords</w:t>
              </w:r>
            </w:ins>
            <w:r>
              <w:rPr>
                <w:rStyle w:val="Hyperlink"/>
                <w:rFonts w:eastAsia="Arial" w:cs="Arial"/>
              </w:rPr>
              <w:fldChar w:fldCharType="end"/>
            </w:r>
            <w:ins w:id="65" w:author="Unknown Author" w:date="2024-05-15T09:09:29Z">
              <w:r>
                <w:rPr>
                  <w:rFonts w:eastAsia="Arial" w:cs="Arial"/>
                  <w:color w:themeColor="text1" w:val="000000"/>
                </w:rPr>
                <w:t xml:space="preserve"> on any of your accounts that use the same password</w:t>
              </w:r>
            </w:ins>
          </w:p>
          <w:p>
            <w:pPr>
              <w:pStyle w:val="ListParagraph"/>
              <w:numPr>
                <w:ilvl w:val="0"/>
                <w:numId w:val="6"/>
              </w:numPr>
              <w:spacing w:lineRule="auto" w:line="240"/>
              <w:ind w:hanging="360" w:left="720" w:right="0"/>
              <w:rPr>
                <w:rFonts w:ascii="Cambria" w:hAnsi="Cambria" w:asciiTheme="minorHAnsi" w:hAnsiTheme="minorHAnsi"/>
                <w:color w:themeColor="text1" w:val="000000"/>
                <w:sz w:val="27"/>
                <w:szCs w:val="27"/>
                <w:ins w:id="70" w:author="Unknown Author" w:date="2024-05-15T09:09:29Z"/>
              </w:rPr>
            </w:pPr>
            <w:ins w:id="67" w:author="Unknown Author" w:date="2024-05-15T09:09:29Z">
              <w:r>
                <w:rPr>
                  <w:rFonts w:eastAsia="Arial" w:cs="Arial"/>
                  <w:color w:themeColor="text1" w:val="000000"/>
                </w:rPr>
                <w:t xml:space="preserve">If you have lost money, tell your bank and report it as a crime to </w:t>
              </w:r>
            </w:ins>
            <w:hyperlink r:id="rId25">
              <w:ins w:id="68" w:author="Unknown Author" w:date="2024-05-15T09:09:29Z">
                <w:r>
                  <w:rPr>
                    <w:rStyle w:val="Hyperlink"/>
                    <w:rFonts w:eastAsia="Arial" w:cs="Arial"/>
                  </w:rPr>
                  <w:t>Police Scotland</w:t>
                </w:r>
              </w:ins>
            </w:hyperlink>
            <w:ins w:id="69" w:author="Unknown Author" w:date="2024-05-15T09:09:29Z">
              <w:r>
                <w:rPr>
                  <w:rFonts w:eastAsia="Arial" w:cs="Arial"/>
                  <w:color w:themeColor="text1" w:val="000000"/>
                </w:rPr>
                <w:t xml:space="preserve"> - by doing this, you will be helping the battle against criminal activity, and in the process prevent others becoming victims of cyber crime</w:t>
              </w:r>
            </w:ins>
          </w:p>
          <w:p>
            <w:pPr>
              <w:pStyle w:val="Normal"/>
              <w:rPr>
                <w:szCs w:val="24"/>
              </w:rPr>
            </w:pPr>
            <w:r>
              <w:rPr>
                <w:szCs w:val="24"/>
              </w:rPr>
            </w:r>
          </w:p>
          <w:p>
            <w:pPr>
              <w:pStyle w:val="Normal"/>
              <w:widowControl/>
              <w:suppressAutoHyphens w:val="true"/>
              <w:spacing w:before="0" w:after="0"/>
              <w:jc w:val="left"/>
              <w:rPr>
                <w:b/>
                <w:bCs/>
                <w:szCs w:val="24"/>
              </w:rPr>
            </w:pPr>
            <w:r>
              <w:rPr>
                <w:b/>
                <w:bCs/>
                <w:szCs w:val="24"/>
              </w:rPr>
            </w:r>
          </w:p>
          <w:p>
            <w:pPr>
              <w:pStyle w:val="Normal"/>
              <w:widowControl/>
              <w:suppressAutoHyphens w:val="true"/>
              <w:spacing w:before="0" w:after="0"/>
              <w:jc w:val="left"/>
              <w:rPr>
                <w:b/>
                <w:bCs/>
                <w:szCs w:val="24"/>
              </w:rPr>
            </w:pPr>
            <w:r>
              <w:rPr>
                <w:b/>
                <w:bCs/>
                <w:szCs w:val="24"/>
              </w:rPr>
            </w:r>
          </w:p>
        </w:tc>
      </w:tr>
    </w:tbl>
    <w:p>
      <w:pPr>
        <w:pStyle w:val="Normal"/>
        <w:rPr>
          <w:szCs w:val="24"/>
        </w:rPr>
      </w:pPr>
      <w:r>
        <w:rPr>
          <w:szCs w:val="24"/>
        </w:rPr>
      </w:r>
    </w:p>
    <w:p>
      <w:pPr>
        <w:pStyle w:val="ListParagraph"/>
        <w:numPr>
          <w:ilvl w:val="0"/>
          <w:numId w:val="0"/>
        </w:numPr>
        <w:spacing w:lineRule="auto" w:line="247" w:before="0" w:after="3"/>
        <w:ind w:hanging="0" w:left="284" w:right="1"/>
        <w:contextualSpacing/>
        <w:rPr/>
      </w:pPr>
      <w:r>
        <w:rPr/>
      </w:r>
    </w:p>
    <w:p>
      <w:pPr>
        <w:pStyle w:val="Normal"/>
        <w:rPr>
          <w:szCs w:val="24"/>
        </w:rPr>
      </w:pPr>
      <w:r>
        <w:rPr>
          <w:szCs w:val="24"/>
        </w:rPr>
        <mc:AlternateContent>
          <mc:Choice Requires="wps">
            <w:drawing>
              <wp:anchor behindDoc="0" distT="45720" distB="45720" distL="114300" distR="114300" simplePos="0" locked="0" layoutInCell="0" allowOverlap="1" relativeHeight="51" wp14:anchorId="7C4B4A73">
                <wp:simplePos x="0" y="0"/>
                <wp:positionH relativeFrom="page">
                  <wp:posOffset>393700</wp:posOffset>
                </wp:positionH>
                <wp:positionV relativeFrom="paragraph">
                  <wp:posOffset>333375</wp:posOffset>
                </wp:positionV>
                <wp:extent cx="6427470" cy="731520"/>
                <wp:effectExtent l="5080" t="5080" r="5080" b="5080"/>
                <wp:wrapThrough wrapText="bothSides">
                  <wp:wrapPolygon edited="0">
                    <wp:start x="0" y="0"/>
                    <wp:lineTo x="0" y="21375"/>
                    <wp:lineTo x="21574" y="21375"/>
                    <wp:lineTo x="21574" y="0"/>
                    <wp:lineTo x="0" y="0"/>
                  </wp:wrapPolygon>
                </wp:wrapThrough>
                <wp:docPr id="15" name="Text Box 2"/>
                <a:graphic xmlns:a="http://schemas.openxmlformats.org/drawingml/2006/main">
                  <a:graphicData uri="http://schemas.microsoft.com/office/word/2010/wordprocessingShape">
                    <wps:wsp>
                      <wps:cNvSpPr/>
                      <wps:spPr>
                        <a:xfrm>
                          <a:off x="0" y="0"/>
                          <a:ext cx="6427440" cy="7315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Internet safety outcome 1 Performance Criteria a &amp; b Outcome 2 performance criteria a  Cyber Security Fundamentals Outcome 2 Performance Criteria  a, b c, d  &amp; f</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1pt;margin-top:26.25pt;width:506.05pt;height:57.55pt;mso-wrap-style:square;v-text-anchor:top;mso-position-horizontal-relative:page" wp14:anchorId="7C4B4A73">
                <v:fill o:detectmouseclick="t" type="solid" color2="black"/>
                <v:stroke color="black" weight="9360" joinstyle="miter" endcap="flat"/>
                <v:textbox>
                  <w:txbxContent>
                    <w:p>
                      <w:pPr>
                        <w:pStyle w:val="FrameContents"/>
                        <w:rPr/>
                      </w:pPr>
                      <w:r>
                        <w:rPr/>
                        <w:t>Internet safety outcome 1 Performance Criteria a &amp; b Outcome 2 performance criteria a  Cyber Security Fundamentals Outcome 2 Performance Criteria  a, b c, d  &amp; f</w:t>
                      </w:r>
                    </w:p>
                  </w:txbxContent>
                </v:textbox>
                <w10:wrap type="square"/>
              </v:rect>
            </w:pict>
          </mc:Fallback>
        </mc:AlternateContent>
      </w:r>
    </w:p>
    <w:p>
      <w:pPr>
        <w:pStyle w:val="Normal"/>
        <w:rPr>
          <w:b/>
          <w:bCs/>
          <w:szCs w:val="24"/>
          <w:u w:val="single"/>
        </w:rPr>
      </w:pPr>
      <w:r>
        <w:rPr>
          <w:b/>
          <w:bCs/>
          <w:szCs w:val="24"/>
          <w:u w:val="single"/>
        </w:rPr>
        <w:t>Passwords</w:t>
      </w:r>
    </w:p>
    <w:p>
      <w:pPr>
        <w:pStyle w:val="Normal"/>
        <w:rPr>
          <w:b/>
          <w:bCs/>
          <w:szCs w:val="24"/>
          <w:u w:val="single"/>
        </w:rPr>
      </w:pPr>
      <w:r>
        <w:rPr>
          <w:b/>
          <w:bCs/>
          <w:szCs w:val="24"/>
          <w:u w:val="single"/>
        </w:rPr>
      </w:r>
    </w:p>
    <w:p>
      <w:pPr>
        <w:pStyle w:val="Normal"/>
        <w:rPr/>
      </w:pPr>
      <w:r>
        <w:rPr/>
        <w:t xml:space="preserve">Passwords are used to make sure only you can access your account. You will either have a </w:t>
      </w:r>
      <w:hyperlink r:id="rId26">
        <w:r>
          <w:rPr>
            <w:rStyle w:val="Hyperlink"/>
          </w:rPr>
          <w:t>Glow password</w:t>
        </w:r>
      </w:hyperlink>
      <w:r>
        <w:rPr/>
        <w:t xml:space="preserve"> already or need to create a password for your new Google Account. The best way to create a strong password is to use </w:t>
      </w:r>
      <w:hyperlink r:id="rId27">
        <w:r>
          <w:rPr>
            <w:rStyle w:val="Hyperlink"/>
            <w:b/>
            <w:bCs/>
          </w:rPr>
          <w:t>three random words</w:t>
        </w:r>
      </w:hyperlink>
      <w:r>
        <w:rPr/>
        <w:t xml:space="preserve">, as recommended by the NCSC. Google Account will ask for </w:t>
      </w:r>
      <w:r>
        <w:rPr>
          <w:b/>
          <w:bCs/>
        </w:rPr>
        <w:t>additional password measures</w:t>
      </w:r>
      <w:r>
        <w:rPr/>
        <w:t>, such as using uppercase, lowercase and numbers.</w:t>
      </w:r>
    </w:p>
    <w:p>
      <w:pPr>
        <w:pStyle w:val="Normal"/>
        <w:rPr>
          <w:szCs w:val="24"/>
        </w:rPr>
      </w:pPr>
      <w:r>
        <w:rPr>
          <w:szCs w:val="24"/>
        </w:rPr>
      </w:r>
    </w:p>
    <w:p>
      <w:pPr>
        <w:pStyle w:val="Normal"/>
        <w:jc w:val="center"/>
        <w:rPr>
          <w:szCs w:val="24"/>
        </w:rPr>
      </w:pPr>
      <w:r>
        <w:rPr/>
        <w:drawing>
          <wp:inline distT="0" distB="0" distL="0" distR="0">
            <wp:extent cx="3505200" cy="1314450"/>
            <wp:effectExtent l="0" t="0" r="0" b="0"/>
            <wp:docPr id="16" name="Picture 10020696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02069615" descr=""/>
                    <pic:cNvPicPr>
                      <a:picLocks noChangeAspect="1" noChangeArrowheads="1"/>
                    </pic:cNvPicPr>
                  </pic:nvPicPr>
                  <pic:blipFill>
                    <a:blip r:embed="rId28"/>
                    <a:stretch>
                      <a:fillRect/>
                    </a:stretch>
                  </pic:blipFill>
                  <pic:spPr bwMode="auto">
                    <a:xfrm>
                      <a:off x="0" y="0"/>
                      <a:ext cx="3505200" cy="1314450"/>
                    </a:xfrm>
                    <a:prstGeom prst="rect">
                      <a:avLst/>
                    </a:prstGeom>
                  </pic:spPr>
                </pic:pic>
              </a:graphicData>
            </a:graphic>
          </wp:inline>
        </w:drawing>
      </w:r>
    </w:p>
    <w:p>
      <w:pPr>
        <w:pStyle w:val="Normal"/>
        <w:rPr>
          <w:szCs w:val="24"/>
        </w:rPr>
      </w:pPr>
      <w:r>
        <w:rPr>
          <w:szCs w:val="24"/>
        </w:rPr>
      </w:r>
    </w:p>
    <w:p>
      <w:pPr>
        <w:pStyle w:val="Normal"/>
        <w:jc w:val="center"/>
        <w:rPr/>
      </w:pPr>
      <w:r>
        <w:rPr/>
        <w:t>For example: ThreeRandomWords1</w:t>
      </w:r>
    </w:p>
    <w:p>
      <w:pPr>
        <w:pStyle w:val="Normal"/>
        <w:jc w:val="center"/>
        <w:rPr>
          <w:szCs w:val="24"/>
        </w:rPr>
      </w:pPr>
      <w:r>
        <w:rPr>
          <w:szCs w:val="24"/>
        </w:rPr>
      </w:r>
    </w:p>
    <w:p>
      <w:pPr>
        <w:pStyle w:val="Normal"/>
        <w:rPr>
          <w:szCs w:val="24"/>
        </w:rPr>
      </w:pPr>
      <w:r>
        <w:rPr>
          <w:szCs w:val="24"/>
        </w:rPr>
      </w:r>
    </w:p>
    <w:p>
      <w:pPr>
        <w:pStyle w:val="Normal"/>
        <w:spacing w:lineRule="auto" w:line="259"/>
        <w:rPr/>
      </w:pPr>
      <w:r>
        <w:rPr/>
        <w:t xml:space="preserve">Coming up with three </w:t>
      </w:r>
      <w:r>
        <w:rPr>
          <w:i/>
        </w:rPr>
        <w:t xml:space="preserve">truly random </w:t>
      </w:r>
      <w:r>
        <w:rPr/>
        <w:t xml:space="preserve">words can be challenging. There are </w:t>
      </w:r>
      <w:hyperlink r:id="rId29">
        <w:r>
          <w:rPr>
            <w:rStyle w:val="Hyperlink"/>
          </w:rPr>
          <w:t>online random word generators</w:t>
        </w:r>
      </w:hyperlink>
      <w:r>
        <w:rPr/>
        <w:t xml:space="preserve"> you can use, but if you don’t have access to the web you can </w:t>
      </w:r>
      <w:hyperlink r:id="rId30">
        <w:r>
          <w:rPr>
            <w:rStyle w:val="Hyperlink"/>
          </w:rPr>
          <w:t>do this at home</w:t>
        </w:r>
      </w:hyperlink>
      <w:r>
        <w:rPr/>
        <w:t>:</w:t>
      </w:r>
    </w:p>
    <w:p>
      <w:pPr>
        <w:pStyle w:val="Normal"/>
        <w:spacing w:lineRule="auto" w:line="259"/>
        <w:rPr>
          <w:szCs w:val="24"/>
        </w:rPr>
      </w:pPr>
      <w:r>
        <w:rPr>
          <w:szCs w:val="24"/>
        </w:rPr>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Take one sheet of A4 paper and cut it into 30 small pieces</w:t>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On the first ten pieces of paper write a colour</w:t>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On the next ten pieces write a noun</w:t>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On the last ten pieces write a verb</w:t>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Keeping all the pieces of paper in their groups, fold each piece over</w:t>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Now close your eyes and pick one piece of paper from each pile – one colour, one word, one symbol</w:t>
      </w:r>
    </w:p>
    <w:p>
      <w:pPr>
        <w:pStyle w:val="ListParagraph"/>
        <w:numPr>
          <w:ilvl w:val="0"/>
          <w:numId w:val="7"/>
        </w:numPr>
        <w:spacing w:lineRule="auto" w:line="259"/>
        <w:ind w:hanging="360" w:left="720" w:right="0"/>
        <w:rPr>
          <w:rFonts w:ascii="Cambria" w:hAnsi="Cambria" w:asciiTheme="minorHAnsi" w:hAnsiTheme="minorHAnsi"/>
          <w:szCs w:val="24"/>
        </w:rPr>
      </w:pPr>
      <w:r>
        <w:rPr>
          <w:szCs w:val="24"/>
        </w:rPr>
        <w:t>Finally, write down your new password – it might look like this:</w:t>
      </w:r>
    </w:p>
    <w:p>
      <w:pPr>
        <w:pStyle w:val="Normal"/>
        <w:spacing w:lineRule="auto" w:line="259"/>
        <w:rPr>
          <w:szCs w:val="24"/>
        </w:rPr>
      </w:pPr>
      <w:r>
        <w:rPr>
          <w:szCs w:val="24"/>
        </w:rPr>
      </w:r>
    </w:p>
    <w:p>
      <w:pPr>
        <w:pStyle w:val="Normal"/>
        <w:spacing w:lineRule="auto" w:line="259"/>
        <w:jc w:val="center"/>
        <w:rPr>
          <w:szCs w:val="24"/>
        </w:rPr>
      </w:pPr>
      <w:r>
        <w:rPr>
          <w:szCs w:val="24"/>
        </w:rPr>
        <w:t>red giraffe jumped</w:t>
      </w:r>
    </w:p>
    <w:p>
      <w:pPr>
        <w:pStyle w:val="Normal"/>
        <w:spacing w:lineRule="auto" w:line="259"/>
        <w:rPr>
          <w:szCs w:val="24"/>
        </w:rPr>
      </w:pPr>
      <w:r>
        <w:rPr>
          <w:szCs w:val="24"/>
        </w:rPr>
      </w:r>
    </w:p>
    <w:p>
      <w:pPr>
        <w:pStyle w:val="Normal"/>
        <w:spacing w:lineRule="auto" w:line="259"/>
        <w:rPr>
          <w:szCs w:val="24"/>
        </w:rPr>
      </w:pPr>
      <w:r>
        <w:rPr>
          <w:szCs w:val="24"/>
        </w:rPr>
      </w:r>
    </w:p>
    <w:p>
      <w:pPr>
        <w:pStyle w:val="Normal"/>
        <w:spacing w:lineRule="auto" w:line="259"/>
        <w:rPr/>
      </w:pPr>
      <w:r>
        <w:rPr/>
        <w:t>You can keep the spaces (these count as keyboard characters/symbols) or join the words together. You may also be required to use additional measures that we mentioned above, such as:</w:t>
      </w:r>
    </w:p>
    <w:p>
      <w:pPr>
        <w:pStyle w:val="Normal"/>
        <w:spacing w:lineRule="auto" w:line="259"/>
        <w:rPr/>
      </w:pPr>
      <w:r>
        <w:rPr/>
      </w:r>
    </w:p>
    <w:p>
      <w:pPr>
        <w:pStyle w:val="Normal"/>
        <w:spacing w:lineRule="auto" w:line="259"/>
        <w:jc w:val="center"/>
        <w:rPr/>
      </w:pPr>
      <w:r>
        <w:rPr/>
        <w:t>Red1giraffe5jumped</w:t>
      </w:r>
    </w:p>
    <w:p>
      <w:pPr>
        <w:pStyle w:val="Normal"/>
        <w:spacing w:lineRule="auto" w:line="259"/>
        <w:jc w:val="center"/>
        <w:rPr>
          <w:szCs w:val="24"/>
        </w:rPr>
      </w:pPr>
      <w:r>
        <w:rPr>
          <w:szCs w:val="24"/>
        </w:rPr>
      </w:r>
    </w:p>
    <w:p>
      <w:pPr>
        <w:pStyle w:val="Normal"/>
        <w:spacing w:lineRule="auto" w:line="259"/>
        <w:rPr>
          <w:szCs w:val="24"/>
        </w:rPr>
      </w:pPr>
      <w:r>
        <w:rPr>
          <w:szCs w:val="24"/>
        </w:rPr>
      </w:r>
    </w:p>
    <w:p>
      <w:pPr>
        <w:pStyle w:val="Normal"/>
        <w:rPr>
          <w:color w:themeColor="text1" w:val="000000"/>
          <w:szCs w:val="24"/>
        </w:rPr>
      </w:pPr>
      <w:r>
        <w:rPr>
          <w:color w:themeColor="text1" w:val="000000"/>
          <w:szCs w:val="24"/>
        </w:rPr>
      </w:r>
    </w:p>
    <w:p>
      <w:pPr>
        <w:pStyle w:val="Normal"/>
        <w:rPr>
          <w:rFonts w:eastAsia="Arial" w:cs="Arial"/>
          <w:color w:themeColor="text1" w:val="000000"/>
        </w:rPr>
      </w:pPr>
      <w:r>
        <w:rPr>
          <w:rFonts w:eastAsia="Arial" w:cs="Arial"/>
          <w:color w:themeColor="text1" w:val="000000"/>
        </w:rPr>
        <w:t>Once you have made your new password you can check how secure it is here:</w:t>
      </w:r>
    </w:p>
    <w:p>
      <w:pPr>
        <w:pStyle w:val="Normal"/>
        <w:jc w:val="center"/>
        <w:rPr>
          <w:color w:themeColor="text1" w:val="000000"/>
          <w:szCs w:val="24"/>
        </w:rPr>
      </w:pPr>
      <w:hyperlink r:id="rId31">
        <w:r>
          <w:rPr>
            <w:rStyle w:val="Hyperlink"/>
            <w:rFonts w:eastAsia="Arial" w:cs="Arial"/>
            <w:szCs w:val="24"/>
          </w:rPr>
          <w:t>https://howsecureismypassword.net/</w:t>
        </w:r>
      </w:hyperlink>
    </w:p>
    <w:p>
      <w:pPr>
        <w:pStyle w:val="Normal"/>
        <w:rPr>
          <w:szCs w:val="24"/>
        </w:rPr>
      </w:pPr>
      <w:r>
        <w:rPr>
          <w:szCs w:val="24"/>
        </w:rPr>
      </w:r>
    </w:p>
    <w:p>
      <w:pPr>
        <w:pStyle w:val="Normal"/>
        <w:rPr/>
      </w:pPr>
      <w:r>
        <mc:AlternateContent>
          <mc:Choice Requires="wps">
            <w:drawing>
              <wp:anchor behindDoc="0" distT="45720" distB="46355" distL="114300" distR="114300" simplePos="0" locked="0" layoutInCell="0" allowOverlap="1" relativeHeight="53" wp14:anchorId="01DD6DDB">
                <wp:simplePos x="0" y="0"/>
                <wp:positionH relativeFrom="margin">
                  <wp:posOffset>-212090</wp:posOffset>
                </wp:positionH>
                <wp:positionV relativeFrom="paragraph">
                  <wp:posOffset>815340</wp:posOffset>
                </wp:positionV>
                <wp:extent cx="6427470" cy="516255"/>
                <wp:effectExtent l="5080" t="5715" r="5080" b="4445"/>
                <wp:wrapThrough wrapText="bothSides">
                  <wp:wrapPolygon edited="0">
                    <wp:start x="0" y="0"/>
                    <wp:lineTo x="0" y="21520"/>
                    <wp:lineTo x="21574" y="21520"/>
                    <wp:lineTo x="21574" y="0"/>
                    <wp:lineTo x="0" y="0"/>
                  </wp:wrapPolygon>
                </wp:wrapThrough>
                <wp:docPr id="17" name="Text Box 2"/>
                <a:graphic xmlns:a="http://schemas.openxmlformats.org/drawingml/2006/main">
                  <a:graphicData uri="http://schemas.microsoft.com/office/word/2010/wordprocessingShape">
                    <wps:wsp>
                      <wps:cNvSpPr/>
                      <wps:spPr>
                        <a:xfrm>
                          <a:off x="0" y="0"/>
                          <a:ext cx="6427440" cy="516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2 Performance Criteria  a, b c, &amp;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6.7pt;margin-top:64.2pt;width:506.05pt;height:40.6pt;mso-wrap-style:square;v-text-anchor:top;mso-position-horizontal-relative:margin" wp14:anchorId="01DD6DDB">
                <v:fill o:detectmouseclick="t" type="solid" color2="black"/>
                <v:stroke color="black" weight="9360" joinstyle="miter" endcap="flat"/>
                <v:textbox>
                  <w:txbxContent>
                    <w:p>
                      <w:pPr>
                        <w:pStyle w:val="FrameContents"/>
                        <w:rPr/>
                      </w:pPr>
                      <w:r>
                        <w:rPr/>
                        <w:t xml:space="preserve">Cyber Security Fundamentals Outcome 2 Performance Criteria  a, b c, &amp; d  </w:t>
                      </w:r>
                    </w:p>
                  </w:txbxContent>
                </v:textbox>
                <w10:wrap type="square"/>
              </v:rect>
            </w:pict>
          </mc:Fallback>
        </mc:AlternateContent>
      </w:r>
      <w:r>
        <w:rPr/>
        <w:t>Once you have entered your password you are now ready to use your new email account and can use this to set up your new device. You will then be asked for your name, location and date of birth as well.</w:t>
      </w:r>
      <w:r>
        <w:br w:type="page"/>
      </w:r>
    </w:p>
    <w:p>
      <w:pPr>
        <w:pStyle w:val="Normal"/>
        <w:spacing w:before="0" w:after="0"/>
        <w:rPr>
          <w:b/>
          <w:bCs/>
          <w:szCs w:val="24"/>
          <w:u w:val="single"/>
        </w:rPr>
      </w:pPr>
      <w:hyperlink r:id="rId32">
        <w:r>
          <w:rPr>
            <w:rStyle w:val="Hyperlink"/>
            <w:b/>
            <w:bCs/>
          </w:rPr>
          <w:t>Two-factor authentication</w:t>
        </w:r>
      </w:hyperlink>
    </w:p>
    <w:p>
      <w:pPr>
        <w:pStyle w:val="Normal"/>
        <w:rPr/>
      </w:pPr>
      <w:r>
        <w:rPr/>
        <w:t xml:space="preserve">In addition to a stronger password most platforms and services will offer </w:t>
      </w:r>
      <w:r>
        <w:rPr>
          <w:b/>
          <w:bCs/>
        </w:rPr>
        <w:t>additional security features</w:t>
      </w:r>
      <w:r>
        <w:rPr/>
        <w:t xml:space="preserve">, such as </w:t>
      </w:r>
      <w:hyperlink r:id="rId33">
        <w:r>
          <w:rPr>
            <w:rStyle w:val="Hyperlink"/>
            <w:b/>
            <w:bCs/>
          </w:rPr>
          <w:t>two-factor authentication (2FA)</w:t>
        </w:r>
      </w:hyperlink>
      <w:r>
        <w:rPr/>
        <w:t xml:space="preserve"> where a code will be sent to your mobile or another email account, or </w:t>
      </w:r>
      <w:r>
        <w:rPr>
          <w:b/>
          <w:bCs/>
        </w:rPr>
        <w:t xml:space="preserve">biometric </w:t>
      </w:r>
      <w:r>
        <w:rPr/>
        <w:t xml:space="preserve">scanning – usually a </w:t>
      </w:r>
      <w:r>
        <w:rPr>
          <w:b/>
          <w:bCs/>
        </w:rPr>
        <w:t xml:space="preserve">fingerprint </w:t>
      </w:r>
      <w:r>
        <w:rPr/>
        <w:t>if your device has this option.</w:t>
      </w:r>
    </w:p>
    <w:p>
      <w:pPr>
        <w:pStyle w:val="Normal"/>
        <w:rPr>
          <w:szCs w:val="24"/>
        </w:rPr>
      </w:pPr>
      <w:r>
        <w:rPr>
          <w:szCs w:val="24"/>
        </w:rPr>
        <w:t>Be aware – if you receive a 2FA notification but have not tried to log in to an account then this might be someone trying to hack your account.</w:t>
      </w:r>
    </w:p>
    <w:p>
      <w:pPr>
        <w:pStyle w:val="Normal"/>
        <w:rPr>
          <w:szCs w:val="24"/>
        </w:rPr>
      </w:pPr>
      <w:r>
        <w:rPr>
          <w:szCs w:val="24"/>
        </w:rPr>
      </w:r>
    </w:p>
    <w:p>
      <w:pPr>
        <w:pStyle w:val="Normal"/>
        <w:jc w:val="center"/>
        <w:rPr>
          <w:szCs w:val="24"/>
        </w:rPr>
      </w:pPr>
      <w:r>
        <w:rPr/>
        <w:t xml:space="preserve"> </w:t>
      </w:r>
      <w:r>
        <w:rPr>
          <w:rFonts w:eastAsia="Arial" w:cs="Arial"/>
        </w:rPr>
        <w:t xml:space="preserve"> </w:t>
      </w:r>
      <w:r>
        <w:rPr/>
        <w:drawing>
          <wp:inline distT="0" distB="0" distL="0" distR="0">
            <wp:extent cx="3907155" cy="1497330"/>
            <wp:effectExtent l="0" t="0" r="0" b="0"/>
            <wp:docPr id="18" name="Picture 12501404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50140425" descr=""/>
                    <pic:cNvPicPr>
                      <a:picLocks noChangeAspect="1" noChangeArrowheads="1"/>
                    </pic:cNvPicPr>
                  </pic:nvPicPr>
                  <pic:blipFill>
                    <a:blip r:embed="rId34"/>
                    <a:stretch>
                      <a:fillRect/>
                    </a:stretch>
                  </pic:blipFill>
                  <pic:spPr bwMode="auto">
                    <a:xfrm>
                      <a:off x="0" y="0"/>
                      <a:ext cx="3907155" cy="1497330"/>
                    </a:xfrm>
                    <a:prstGeom prst="rect">
                      <a:avLst/>
                    </a:prstGeom>
                  </pic:spPr>
                </pic:pic>
              </a:graphicData>
            </a:graphic>
          </wp:inline>
        </w:drawing>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b/>
          <w:bCs/>
          <w:color w:themeColor="text1" w:val="000000"/>
          <w:szCs w:val="24"/>
          <w:u w:val="single"/>
        </w:rPr>
      </w:pPr>
      <w:r>
        <w:rPr>
          <w:b/>
          <w:bCs/>
          <w:color w:themeColor="text1" w:val="000000"/>
          <w:szCs w:val="24"/>
          <w:u w:val="single"/>
        </w:rPr>
        <w:t>Password Managers</w:t>
      </w:r>
    </w:p>
    <w:p>
      <w:pPr>
        <w:pStyle w:val="Normal"/>
        <w:rPr>
          <w:rFonts w:eastAsia="Arial" w:cs="Arial"/>
          <w:b/>
          <w:bCs/>
          <w:color w:themeColor="text1" w:val="000000"/>
          <w:szCs w:val="24"/>
        </w:rPr>
      </w:pPr>
      <w:r>
        <w:rPr>
          <w:rFonts w:eastAsia="Arial" w:cs="Arial"/>
          <w:color w:themeColor="text1" w:val="000000"/>
          <w:szCs w:val="24"/>
        </w:rPr>
        <w:t>A password manager is an app/software that can create and store all the passwords for your online accounts, so you only need to create and remember one password – for the password manager! However, if</w:t>
      </w:r>
      <w:ins w:id="71" w:author="Unknown Author" w:date="2024-05-15T09:18:59Z">
        <w:r>
          <w:rPr>
            <w:rFonts w:eastAsia="Arial" w:cs="Arial"/>
            <w:color w:themeColor="text1" w:val="000000"/>
            <w:szCs w:val="24"/>
          </w:rPr>
          <w:t xml:space="preserve"> </w:t>
        </w:r>
      </w:ins>
      <w:del w:id="72" w:author="Unknown Author" w:date="2024-05-15T09:19:03Z">
        <w:r>
          <w:rPr>
            <w:rFonts w:eastAsia="Arial" w:cs="Arial"/>
            <w:color w:themeColor="text1" w:val="000000"/>
            <w:szCs w:val="24"/>
          </w:rPr>
          <w:delText xml:space="preserve"> </w:delText>
        </w:r>
      </w:del>
      <w:r>
        <w:rPr>
          <w:rFonts w:eastAsia="Arial" w:cs="Arial"/>
          <w:color w:themeColor="text1" w:val="000000"/>
          <w:szCs w:val="24"/>
        </w:rPr>
        <w:t xml:space="preserve">someone cracked your password manager – </w:t>
      </w:r>
      <w:r>
        <w:rPr>
          <w:rFonts w:eastAsia="Arial" w:cs="Arial"/>
          <w:b/>
          <w:bCs/>
          <w:color w:themeColor="text1" w:val="000000"/>
          <w:szCs w:val="24"/>
        </w:rPr>
        <w:t>they would have access to all your online accounts.</w:t>
      </w:r>
    </w:p>
    <w:p>
      <w:pPr>
        <w:pStyle w:val="Normal"/>
        <w:spacing w:lineRule="exact" w:line="240"/>
        <w:rPr>
          <w:b/>
          <w:bCs/>
          <w:color w:themeColor="text1" w:val="000000"/>
          <w:szCs w:val="24"/>
        </w:rPr>
      </w:pPr>
      <w:r>
        <w:rPr>
          <w:b/>
          <w:bCs/>
          <w:color w:themeColor="text1" w:val="000000"/>
          <w:szCs w:val="24"/>
        </w:rPr>
      </w:r>
    </w:p>
    <w:p>
      <w:pPr>
        <w:pStyle w:val="Normal"/>
        <w:spacing w:lineRule="exact" w:line="240"/>
        <w:rPr>
          <w:color w:themeColor="text1" w:val="000000"/>
        </w:rPr>
      </w:pPr>
      <w:r>
        <w:rPr>
          <w:rFonts w:eastAsia="Arial" w:cs="Arial"/>
          <w:color w:themeColor="text1" w:val="000000"/>
        </w:rPr>
        <w:t xml:space="preserve">You may already be using a password manager without knowing it - </w:t>
      </w:r>
      <w:r>
        <w:rPr>
          <w:rFonts w:eastAsia="Arial" w:cs="Arial"/>
          <w:b/>
          <w:color w:themeColor="text1" w:val="000000"/>
        </w:rPr>
        <w:t>Internet browsers</w:t>
      </w:r>
      <w:r>
        <w:rPr>
          <w:rFonts w:eastAsia="Arial" w:cs="Arial"/>
          <w:color w:themeColor="text1" w:val="000000"/>
        </w:rPr>
        <w:t xml:space="preserve">, such as </w:t>
      </w:r>
      <w:hyperlink r:id="rId35">
        <w:r>
          <w:rPr>
            <w:rStyle w:val="Hyperlink"/>
            <w:rFonts w:eastAsia="Arial" w:cs="Arial"/>
          </w:rPr>
          <w:t>Google Chrome</w:t>
        </w:r>
      </w:hyperlink>
      <w:r>
        <w:rPr>
          <w:rFonts w:eastAsia="Arial" w:cs="Arial"/>
          <w:color w:themeColor="text1" w:val="000000"/>
        </w:rPr>
        <w:t xml:space="preserve"> , have this built in. Check your browser settings more info.</w:t>
      </w:r>
    </w:p>
    <w:p>
      <w:pPr>
        <w:pStyle w:val="Normal"/>
        <w:spacing w:lineRule="exact" w:line="240"/>
        <w:rPr>
          <w:rFonts w:eastAsia="Arial" w:cs="Arial"/>
          <w:color w:themeColor="text1" w:val="000000"/>
          <w:szCs w:val="24"/>
        </w:rPr>
      </w:pPr>
      <w:r>
        <w:rPr>
          <w:rFonts w:eastAsia="Arial" w:cs="Arial"/>
          <w:color w:themeColor="text1" w:val="000000"/>
          <w:szCs w:val="24"/>
        </w:rPr>
      </w:r>
    </w:p>
    <w:p>
      <w:pPr>
        <w:pStyle w:val="Normal"/>
        <w:spacing w:lineRule="exact" w:line="240"/>
        <w:rPr>
          <w:color w:themeColor="text1" w:val="000000"/>
          <w:szCs w:val="24"/>
        </w:rPr>
      </w:pPr>
      <w:r>
        <w:rPr>
          <w:color w:themeColor="text1" w:val="000000"/>
          <w:szCs w:val="24"/>
        </w:rPr>
      </w:r>
    </w:p>
    <w:p>
      <w:pPr>
        <w:pStyle w:val="Normal"/>
        <w:spacing w:lineRule="exact" w:line="240"/>
        <w:rPr>
          <w:rFonts w:eastAsia="Arial" w:cs="Arial"/>
          <w:color w:themeColor="text1" w:val="000000"/>
          <w:szCs w:val="24"/>
        </w:rPr>
      </w:pPr>
      <w:r>
        <w:rPr>
          <w:rFonts w:eastAsia="Arial" w:cs="Arial"/>
          <w:color w:themeColor="text1" w:val="000000"/>
          <w:szCs w:val="24"/>
        </w:rPr>
        <w:t>Further guidance on password mangers can be found here:</w:t>
      </w:r>
    </w:p>
    <w:p>
      <w:pPr>
        <w:pStyle w:val="Normal"/>
        <w:spacing w:lineRule="exact" w:line="240"/>
        <w:rPr>
          <w:rFonts w:eastAsia="Arial" w:cs="Arial"/>
          <w:color w:themeColor="text1" w:val="000000"/>
          <w:szCs w:val="24"/>
        </w:rPr>
      </w:pPr>
      <w:hyperlink r:id="rId36">
        <w:r>
          <w:rPr>
            <w:rStyle w:val="Hyperlink"/>
            <w:rFonts w:eastAsia="Arial" w:cs="Arial"/>
            <w:szCs w:val="24"/>
          </w:rPr>
          <w:t>https://www.ncsc.gov.uk/collection/top-tips-for-staying-secure-</w:t>
        </w:r>
      </w:hyperlink>
      <w:hyperlink r:id="rId37">
        <w:r>
          <w:rPr>
            <w:rStyle w:val="Hyperlink"/>
            <w:rFonts w:eastAsia="Arial" w:cs="Arial"/>
            <w:szCs w:val="24"/>
          </w:rPr>
          <w:t>online/password-managers</w:t>
        </w:r>
      </w:hyperlink>
      <w:r>
        <w:rPr>
          <w:rFonts w:eastAsia="Arial" w:cs="Arial"/>
          <w:color w:themeColor="text1" w:val="000000"/>
          <w:szCs w:val="24"/>
        </w:rPr>
        <w:t xml:space="preserve"> </w:t>
      </w:r>
    </w:p>
    <w:p>
      <w:pPr>
        <w:pStyle w:val="Normal"/>
        <w:spacing w:lineRule="exact" w:line="240"/>
        <w:rPr>
          <w:rFonts w:eastAsia="Arial" w:cs="Arial"/>
          <w:color w:themeColor="text1" w:val="000000"/>
          <w:szCs w:val="24"/>
        </w:rPr>
      </w:pPr>
      <w:r>
        <w:rPr>
          <w:rFonts w:eastAsia="Arial" w:cs="Arial"/>
          <w:color w:themeColor="text1" w:val="000000"/>
          <w:szCs w:val="24"/>
        </w:rPr>
      </w:r>
    </w:p>
    <w:p>
      <w:pPr>
        <w:pStyle w:val="Normal"/>
        <w:spacing w:lineRule="exact" w:line="240"/>
        <w:rPr>
          <w:rFonts w:eastAsia="Arial" w:cs="Arial"/>
          <w:color w:themeColor="text1" w:val="000000"/>
          <w:szCs w:val="24"/>
        </w:rPr>
      </w:pPr>
      <w:r>
        <w:fldChar w:fldCharType="begin"/>
      </w:r>
      <w:r>
        <w:rPr>
          <w:rStyle w:val="Hyperlink"/>
          <w:szCs w:val="24"/>
          <w:rFonts w:eastAsia="Arial" w:cs="Arial"/>
        </w:rPr>
        <w:instrText xml:space="preserve"> HYPERLINK "https://www.ncsc.gov.uk/cyberaware/home" \l "section_4"</w:instrText>
      </w:r>
      <w:r>
        <w:rPr>
          <w:rStyle w:val="Hyperlink"/>
          <w:szCs w:val="24"/>
          <w:rFonts w:eastAsia="Arial" w:cs="Arial"/>
        </w:rPr>
        <w:fldChar w:fldCharType="separate"/>
      </w:r>
      <w:r>
        <w:rPr>
          <w:rStyle w:val="Hyperlink"/>
          <w:rFonts w:eastAsia="Arial" w:cs="Arial"/>
          <w:szCs w:val="24"/>
        </w:rPr>
        <w:t>https://www.ncsc.gov.uk/cyberaware/home#section_4</w:t>
      </w:r>
      <w:r>
        <w:rPr>
          <w:rStyle w:val="Hyperlink"/>
          <w:szCs w:val="24"/>
          <w:rFonts w:eastAsia="Arial" w:cs="Arial"/>
        </w:rPr>
        <w:fldChar w:fldCharType="end"/>
      </w:r>
    </w:p>
    <w:p>
      <w:pPr>
        <w:pStyle w:val="Normal"/>
        <w:rPr>
          <w:szCs w:val="24"/>
        </w:rPr>
      </w:pPr>
      <w:r>
        <w:rPr>
          <w:szCs w:val="24"/>
        </w:rPr>
      </w:r>
    </w:p>
    <w:p>
      <w:pPr>
        <w:pStyle w:val="Normal"/>
        <w:rPr>
          <w:szCs w:val="24"/>
        </w:rPr>
      </w:pPr>
      <w:r>
        <w:rPr>
          <w:szCs w:val="24"/>
        </w:rPr>
      </w:r>
    </w:p>
    <w:p>
      <w:pPr>
        <w:pStyle w:val="Normal"/>
        <w:rPr>
          <w:b/>
          <w:bCs/>
        </w:rPr>
      </w:pPr>
      <w:r>
        <w:rPr>
          <w:b/>
          <w:bCs/>
        </w:rPr>
        <mc:AlternateContent>
          <mc:Choice Requires="wps">
            <w:drawing>
              <wp:anchor behindDoc="0" distT="45720" distB="45720" distL="114300" distR="113030" simplePos="0" locked="0" layoutInCell="0" allowOverlap="1" relativeHeight="55" wp14:anchorId="6D3F0C6E">
                <wp:simplePos x="0" y="0"/>
                <wp:positionH relativeFrom="margin">
                  <wp:posOffset>-229235</wp:posOffset>
                </wp:positionH>
                <wp:positionV relativeFrom="paragraph">
                  <wp:posOffset>2830195</wp:posOffset>
                </wp:positionV>
                <wp:extent cx="6427470" cy="536575"/>
                <wp:effectExtent l="5080" t="5715" r="5080" b="4445"/>
                <wp:wrapThrough wrapText="bothSides">
                  <wp:wrapPolygon edited="0">
                    <wp:start x="0" y="0"/>
                    <wp:lineTo x="0" y="21472"/>
                    <wp:lineTo x="21574" y="21472"/>
                    <wp:lineTo x="21574" y="0"/>
                    <wp:lineTo x="0" y="0"/>
                  </wp:wrapPolygon>
                </wp:wrapThrough>
                <wp:docPr id="19" name="Text Box 2"/>
                <a:graphic xmlns:a="http://schemas.openxmlformats.org/drawingml/2006/main">
                  <a:graphicData uri="http://schemas.microsoft.com/office/word/2010/wordprocessingShape">
                    <wps:wsp>
                      <wps:cNvSpPr/>
                      <wps:spPr>
                        <a:xfrm>
                          <a:off x="0" y="0"/>
                          <a:ext cx="6427440" cy="5364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2 performance criteria a  Outcome 3 Performance Criteria  a &amp; b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8.05pt;margin-top:222.85pt;width:506.05pt;height:42.2pt;mso-wrap-style:square;v-text-anchor:top;mso-position-horizontal-relative:margin" wp14:anchorId="6D3F0C6E">
                <v:fill o:detectmouseclick="t" type="solid" color2="black"/>
                <v:stroke color="black" weight="9360" joinstyle="miter" endcap="flat"/>
                <v:textbox>
                  <w:txbxContent>
                    <w:p>
                      <w:pPr>
                        <w:pStyle w:val="FrameContents"/>
                        <w:rPr/>
                      </w:pPr>
                      <w:r>
                        <w:rPr/>
                        <w:t xml:space="preserve">Cyber Security Fundamentals Outcome 2 performance criteria a  Outcome 3 Performance Criteria  a &amp; b   </w:t>
                      </w:r>
                    </w:p>
                  </w:txbxContent>
                </v:textbox>
                <w10:wrap type="square"/>
              </v:rect>
            </w:pict>
          </mc:Fallback>
        </mc:AlternateContent>
      </w:r>
      <w:r>
        <w:br w:type="page"/>
      </w:r>
    </w:p>
    <w:p>
      <w:pPr>
        <w:pStyle w:val="Normal"/>
        <w:spacing w:before="0" w:after="0"/>
        <w:jc w:val="center"/>
        <w:rPr>
          <w:b/>
        </w:rPr>
      </w:pPr>
      <w:r>
        <w:rPr>
          <w:b/>
          <w:bCs/>
        </w:rPr>
        <w:t>Password quiz</w:t>
      </w:r>
    </w:p>
    <w:p>
      <w:pPr>
        <w:pStyle w:val="Normal"/>
        <w:rPr>
          <w:szCs w:val="24"/>
        </w:rPr>
      </w:pPr>
      <w:r>
        <w:rPr>
          <w:szCs w:val="24"/>
        </w:rPr>
      </w:r>
    </w:p>
    <w:p>
      <w:pPr>
        <w:pStyle w:val="Normal"/>
        <w:rPr/>
      </w:pPr>
      <w:r>
        <w:rPr/>
        <w:t xml:space="preserve">What is the NCSC’s advice on making a secure password? </w:t>
      </w:r>
    </w:p>
    <w:p>
      <w:pPr>
        <w:pStyle w:val="Normal"/>
        <w:rPr/>
      </w:pPr>
      <w:r>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rHeight w:val="1151" w:hRule="atLeast"/>
        </w:trPr>
        <w:tc>
          <w:tcPr>
            <w:tcW w:w="10455"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ins w:id="73" w:author="Unknown Author" w:date="2024-05-15T09:13:19Z">
              <w:r>
                <w:rPr>
                  <w:szCs w:val="24"/>
                </w:rPr>
                <w:t xml:space="preserve">The best way to create a strong password is to use </w:t>
              </w:r>
            </w:ins>
            <w:hyperlink r:id="rId38">
              <w:ins w:id="74" w:author="Unknown Author" w:date="2024-05-15T09:13:19Z">
                <w:r>
                  <w:rPr>
                    <w:rStyle w:val="Hyperlink"/>
                    <w:b/>
                    <w:bCs/>
                    <w:szCs w:val="24"/>
                  </w:rPr>
                  <w:t>three random words</w:t>
                </w:r>
              </w:ins>
            </w:hyperlink>
            <w:ins w:id="75" w:author="Unknown Author" w:date="2024-05-15T09:13:19Z">
              <w:r>
                <w:rPr>
                  <w:szCs w:val="24"/>
                </w:rPr>
                <w:t>, as recommended by the NCSC.</w:t>
              </w:r>
            </w:ins>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szCs w:val="24"/>
        </w:rPr>
      </w:pPr>
      <w:r>
        <w:rPr>
          <w:szCs w:val="24"/>
        </w:rPr>
      </w:r>
    </w:p>
    <w:p>
      <w:pPr>
        <w:pStyle w:val="Normal"/>
        <w:rPr>
          <w:szCs w:val="24"/>
        </w:rPr>
      </w:pPr>
      <w:r>
        <w:rPr>
          <w:szCs w:val="24"/>
        </w:rPr>
        <w:t>What are two methods that can be used to generate your random words?</w:t>
      </w:r>
    </w:p>
    <w:p>
      <w:pPr>
        <w:pStyle w:val="Normal"/>
        <w:rPr>
          <w:szCs w:val="24"/>
        </w:rPr>
      </w:pPr>
      <w:r>
        <w:rPr>
          <w:szCs w:val="24"/>
        </w:rPr>
      </w:r>
    </w:p>
    <w:tbl>
      <w:tblPr>
        <w:tblStyle w:val="TableGrid"/>
        <w:tblW w:w="1050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507"/>
      </w:tblGrid>
      <w:tr>
        <w:trPr>
          <w:trHeight w:val="1324" w:hRule="atLeast"/>
        </w:trPr>
        <w:tc>
          <w:tcPr>
            <w:tcW w:w="10507" w:type="dxa"/>
            <w:tcBorders/>
          </w:tcPr>
          <w:p>
            <w:pPr>
              <w:pStyle w:val="Normal"/>
              <w:widowControl/>
              <w:suppressAutoHyphens w:val="true"/>
              <w:spacing w:before="0" w:after="0"/>
              <w:jc w:val="left"/>
              <w:rPr>
                <w:szCs w:val="24"/>
              </w:rPr>
            </w:pPr>
            <w:r>
              <w:rPr/>
            </w:r>
          </w:p>
          <w:p>
            <w:pPr>
              <w:pStyle w:val="Normal"/>
              <w:spacing w:lineRule="auto" w:line="259"/>
              <w:rPr>
                <w:ins w:id="81" w:author="Unknown Author" w:date="2024-05-15T09:14:35Z"/>
              </w:rPr>
            </w:pPr>
            <w:ins w:id="76" w:author="Unknown Author" w:date="2024-05-15T09:14:35Z">
              <w:r>
                <w:rPr>
                  <w:color w:val="000000"/>
                  <w:sz w:val="21"/>
                  <w:szCs w:val="21"/>
                  <w:u w:val="none"/>
                  <w:shd w:fill="auto" w:val="clear"/>
                </w:rPr>
                <w:t xml:space="preserve">There are </w:t>
              </w:r>
            </w:ins>
            <w:hyperlink r:id="rId39">
              <w:ins w:id="77" w:author="Unknown Author" w:date="2024-05-15T09:14:35Z">
                <w:r>
                  <w:rPr>
                    <w:rStyle w:val="Hyperlink"/>
                    <w:color w:val="000000"/>
                    <w:sz w:val="21"/>
                    <w:szCs w:val="21"/>
                    <w:u w:val="none"/>
                    <w:shd w:fill="auto" w:val="clear"/>
                  </w:rPr>
                  <w:t>online random word generators</w:t>
                </w:r>
              </w:ins>
            </w:hyperlink>
            <w:ins w:id="78" w:author="Unknown Author" w:date="2024-05-15T09:14:35Z">
              <w:r>
                <w:rPr>
                  <w:color w:val="000000"/>
                  <w:sz w:val="21"/>
                  <w:szCs w:val="21"/>
                  <w:u w:val="none"/>
                  <w:shd w:fill="auto" w:val="clear"/>
                </w:rPr>
                <w:t xml:space="preserve"> you can use, but if you don’t have access to the web you can </w:t>
              </w:r>
            </w:ins>
            <w:hyperlink r:id="rId40">
              <w:ins w:id="79" w:author="Unknown Author" w:date="2024-05-15T09:14:35Z">
                <w:r>
                  <w:rPr>
                    <w:rStyle w:val="Hyperlink"/>
                    <w:color w:val="000000"/>
                    <w:sz w:val="21"/>
                    <w:szCs w:val="21"/>
                    <w:u w:val="none"/>
                    <w:shd w:fill="auto" w:val="clear"/>
                  </w:rPr>
                  <w:t>do this at home</w:t>
                </w:r>
              </w:ins>
            </w:hyperlink>
            <w:ins w:id="80" w:author="Unknown Author" w:date="2024-05-15T09:14:35Z">
              <w:r>
                <w:rPr>
                  <w:color w:val="000000"/>
                  <w:sz w:val="21"/>
                  <w:szCs w:val="21"/>
                  <w:u w:val="none"/>
                  <w:shd w:fill="auto" w:val="clear"/>
                </w:rPr>
                <w:t>:</w:t>
              </w:r>
            </w:ins>
          </w:p>
          <w:p>
            <w:pPr>
              <w:pStyle w:val="Normal"/>
              <w:spacing w:lineRule="auto" w:line="259"/>
              <w:rPr>
                <w:color w:val="000000"/>
                <w:sz w:val="21"/>
                <w:szCs w:val="21"/>
                <w:highlight w:val="none"/>
                <w:u w:val="none"/>
                <w:shd w:fill="auto" w:val="clear"/>
                <w:ins w:id="83" w:author="Unknown Author" w:date="2024-05-15T09:14:35Z"/>
              </w:rPr>
            </w:pPr>
            <w:ins w:id="82" w:author="Unknown Author" w:date="2024-05-15T09:14:35Z">
              <w:r>
                <w:rPr>
                  <w:color w:val="000000"/>
                  <w:sz w:val="21"/>
                  <w:szCs w:val="21"/>
                  <w:u w:val="none"/>
                  <w:shd w:fill="auto" w:val="clear"/>
                </w:rPr>
              </w:r>
            </w:ins>
          </w:p>
          <w:p>
            <w:pPr>
              <w:pStyle w:val="ListParagraph"/>
              <w:numPr>
                <w:ilvl w:val="0"/>
                <w:numId w:val="7"/>
              </w:numPr>
              <w:spacing w:lineRule="auto" w:line="259"/>
              <w:ind w:hanging="360" w:left="720" w:right="0"/>
              <w:rPr>
                <w:color w:val="000000"/>
                <w:sz w:val="21"/>
                <w:szCs w:val="21"/>
                <w:highlight w:val="none"/>
                <w:u w:val="none"/>
                <w:shd w:fill="auto" w:val="clear"/>
                <w:ins w:id="85" w:author="Unknown Author" w:date="2024-05-15T09:14:35Z"/>
              </w:rPr>
            </w:pPr>
            <w:ins w:id="84" w:author="Unknown Author" w:date="2024-05-15T09:14:35Z">
              <w:r>
                <w:rPr>
                  <w:color w:val="000000"/>
                  <w:sz w:val="21"/>
                  <w:szCs w:val="21"/>
                  <w:u w:val="none"/>
                  <w:shd w:fill="auto" w:val="clear"/>
                </w:rPr>
                <w:t>Take one sheet of A4 paper and cut it into 30 small pieces</w:t>
              </w:r>
            </w:ins>
          </w:p>
          <w:p>
            <w:pPr>
              <w:pStyle w:val="ListParagraph"/>
              <w:numPr>
                <w:ilvl w:val="0"/>
                <w:numId w:val="7"/>
              </w:numPr>
              <w:spacing w:lineRule="auto" w:line="259"/>
              <w:ind w:hanging="360" w:left="720" w:right="0"/>
              <w:rPr>
                <w:color w:val="000000"/>
                <w:sz w:val="21"/>
                <w:szCs w:val="21"/>
                <w:highlight w:val="none"/>
                <w:u w:val="none"/>
                <w:shd w:fill="auto" w:val="clear"/>
                <w:ins w:id="87" w:author="Unknown Author" w:date="2024-05-15T09:14:35Z"/>
              </w:rPr>
            </w:pPr>
            <w:ins w:id="86" w:author="Unknown Author" w:date="2024-05-15T09:14:35Z">
              <w:r>
                <w:rPr>
                  <w:color w:val="000000"/>
                  <w:sz w:val="21"/>
                  <w:szCs w:val="21"/>
                  <w:u w:val="none"/>
                  <w:shd w:fill="auto" w:val="clear"/>
                </w:rPr>
                <w:t>On the first ten pieces of paper write a colour</w:t>
              </w:r>
            </w:ins>
          </w:p>
          <w:p>
            <w:pPr>
              <w:pStyle w:val="ListParagraph"/>
              <w:numPr>
                <w:ilvl w:val="0"/>
                <w:numId w:val="7"/>
              </w:numPr>
              <w:spacing w:lineRule="auto" w:line="259"/>
              <w:ind w:hanging="360" w:left="720" w:right="0"/>
              <w:rPr>
                <w:color w:val="000000"/>
                <w:sz w:val="21"/>
                <w:szCs w:val="21"/>
                <w:highlight w:val="none"/>
                <w:u w:val="none"/>
                <w:shd w:fill="auto" w:val="clear"/>
                <w:ins w:id="89" w:author="Unknown Author" w:date="2024-05-15T09:14:35Z"/>
              </w:rPr>
            </w:pPr>
            <w:ins w:id="88" w:author="Unknown Author" w:date="2024-05-15T09:14:35Z">
              <w:r>
                <w:rPr>
                  <w:color w:val="000000"/>
                  <w:sz w:val="21"/>
                  <w:szCs w:val="21"/>
                  <w:u w:val="none"/>
                  <w:shd w:fill="auto" w:val="clear"/>
                </w:rPr>
                <w:t>On the next ten pieces write a noun</w:t>
              </w:r>
            </w:ins>
          </w:p>
          <w:p>
            <w:pPr>
              <w:pStyle w:val="ListParagraph"/>
              <w:numPr>
                <w:ilvl w:val="0"/>
                <w:numId w:val="7"/>
              </w:numPr>
              <w:spacing w:lineRule="auto" w:line="259"/>
              <w:ind w:hanging="360" w:left="720" w:right="0"/>
              <w:rPr>
                <w:color w:val="000000"/>
                <w:sz w:val="21"/>
                <w:szCs w:val="21"/>
                <w:highlight w:val="none"/>
                <w:u w:val="none"/>
                <w:shd w:fill="auto" w:val="clear"/>
                <w:ins w:id="91" w:author="Unknown Author" w:date="2024-05-15T09:14:35Z"/>
              </w:rPr>
            </w:pPr>
            <w:ins w:id="90" w:author="Unknown Author" w:date="2024-05-15T09:14:35Z">
              <w:r>
                <w:rPr>
                  <w:color w:val="000000"/>
                  <w:sz w:val="21"/>
                  <w:szCs w:val="21"/>
                  <w:u w:val="none"/>
                  <w:shd w:fill="auto" w:val="clear"/>
                </w:rPr>
                <w:t>On the last ten pieces write a verb</w:t>
              </w:r>
            </w:ins>
          </w:p>
          <w:p>
            <w:pPr>
              <w:pStyle w:val="ListParagraph"/>
              <w:numPr>
                <w:ilvl w:val="0"/>
                <w:numId w:val="7"/>
              </w:numPr>
              <w:spacing w:lineRule="auto" w:line="259"/>
              <w:ind w:hanging="360" w:left="720" w:right="0"/>
              <w:rPr>
                <w:color w:val="000000"/>
                <w:sz w:val="21"/>
                <w:szCs w:val="21"/>
                <w:highlight w:val="none"/>
                <w:u w:val="none"/>
                <w:shd w:fill="auto" w:val="clear"/>
                <w:ins w:id="93" w:author="Unknown Author" w:date="2024-05-15T09:14:35Z"/>
              </w:rPr>
            </w:pPr>
            <w:ins w:id="92" w:author="Unknown Author" w:date="2024-05-15T09:14:35Z">
              <w:r>
                <w:rPr>
                  <w:color w:val="000000"/>
                  <w:sz w:val="21"/>
                  <w:szCs w:val="21"/>
                  <w:u w:val="none"/>
                  <w:shd w:fill="auto" w:val="clear"/>
                </w:rPr>
                <w:t>Keeping all the pieces of paper in their groups, fold each piece over</w:t>
              </w:r>
            </w:ins>
          </w:p>
          <w:p>
            <w:pPr>
              <w:pStyle w:val="ListParagraph"/>
              <w:numPr>
                <w:ilvl w:val="0"/>
                <w:numId w:val="7"/>
              </w:numPr>
              <w:spacing w:lineRule="auto" w:line="259"/>
              <w:ind w:hanging="360" w:left="720" w:right="0"/>
              <w:rPr>
                <w:color w:val="000000"/>
                <w:sz w:val="21"/>
                <w:szCs w:val="21"/>
                <w:highlight w:val="none"/>
                <w:u w:val="none"/>
                <w:shd w:fill="auto" w:val="clear"/>
                <w:ins w:id="95" w:author="Unknown Author" w:date="2024-05-15T09:14:35Z"/>
              </w:rPr>
            </w:pPr>
            <w:ins w:id="94" w:author="Unknown Author" w:date="2024-05-15T09:14:35Z">
              <w:r>
                <w:rPr>
                  <w:color w:val="000000"/>
                  <w:sz w:val="21"/>
                  <w:szCs w:val="21"/>
                  <w:u w:val="none"/>
                  <w:shd w:fill="auto" w:val="clear"/>
                </w:rPr>
                <w:t>Now close your eyes and pick one piece of paper from each pile – one colour, one word, one symbol</w:t>
              </w:r>
            </w:ins>
          </w:p>
          <w:p>
            <w:pPr>
              <w:pStyle w:val="ListParagraph"/>
              <w:numPr>
                <w:ilvl w:val="0"/>
                <w:numId w:val="7"/>
              </w:numPr>
              <w:spacing w:lineRule="auto" w:line="259"/>
              <w:ind w:hanging="360" w:left="720" w:right="0"/>
              <w:rPr>
                <w:color w:val="000000"/>
                <w:sz w:val="21"/>
                <w:szCs w:val="21"/>
                <w:highlight w:val="none"/>
                <w:u w:val="none"/>
                <w:shd w:fill="auto" w:val="clear"/>
              </w:rPr>
            </w:pPr>
            <w:ins w:id="96" w:author="Unknown Author" w:date="2024-05-15T09:14:35Z">
              <w:r>
                <w:rPr>
                  <w:color w:val="000000"/>
                  <w:sz w:val="21"/>
                  <w:szCs w:val="21"/>
                  <w:u w:val="none"/>
                  <w:shd w:fill="auto" w:val="clear"/>
                </w:rPr>
                <w:t>Finally, write down your new password</w:t>
              </w:r>
            </w:ins>
          </w:p>
        </w:tc>
      </w:tr>
    </w:tbl>
    <w:p>
      <w:pPr>
        <w:pStyle w:val="Normal"/>
        <w:rPr>
          <w:szCs w:val="24"/>
        </w:rPr>
      </w:pPr>
      <w:r>
        <w:rPr>
          <w:szCs w:val="24"/>
        </w:rPr>
      </w:r>
    </w:p>
    <w:p>
      <w:pPr>
        <w:pStyle w:val="Normal"/>
        <w:rPr>
          <w:szCs w:val="24"/>
        </w:rPr>
      </w:pPr>
      <w:r>
        <w:rPr>
          <w:szCs w:val="24"/>
        </w:rPr>
      </w:r>
    </w:p>
    <w:p>
      <w:pPr>
        <w:pStyle w:val="Normal"/>
        <w:rPr>
          <w:szCs w:val="24"/>
        </w:rPr>
      </w:pPr>
      <w:r>
        <w:rPr>
          <w:szCs w:val="24"/>
        </w:rPr>
        <w:t xml:space="preserve">Name two additional security features that you can use with, or instead of, passwords:  </w:t>
      </w:r>
    </w:p>
    <w:p>
      <w:pPr>
        <w:pStyle w:val="Normal"/>
        <w:rPr>
          <w:szCs w:val="24"/>
        </w:rPr>
      </w:pPr>
      <w:r>
        <w:rPr>
          <w:szCs w:val="24"/>
        </w:rPr>
      </w:r>
    </w:p>
    <w:tbl>
      <w:tblPr>
        <w:tblStyle w:val="TableGrid"/>
        <w:tblW w:w="10292"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292"/>
      </w:tblGrid>
      <w:tr>
        <w:trPr>
          <w:trHeight w:val="1490" w:hRule="atLeast"/>
        </w:trPr>
        <w:tc>
          <w:tcPr>
            <w:tcW w:w="10292" w:type="dxa"/>
            <w:tcBorders/>
          </w:tcPr>
          <w:p>
            <w:pPr>
              <w:pStyle w:val="Normal"/>
              <w:widowControl/>
              <w:suppressAutoHyphens w:val="true"/>
              <w:spacing w:before="0" w:after="0"/>
              <w:jc w:val="left"/>
              <w:rPr>
                <w:szCs w:val="24"/>
              </w:rPr>
            </w:pPr>
            <w:r>
              <w:rPr/>
            </w:r>
            <w:r>
              <w:br w:type="page"/>
            </w:r>
          </w:p>
          <w:p>
            <w:pPr>
              <w:pStyle w:val="Normal"/>
              <w:spacing w:before="0" w:after="0"/>
              <w:rPr>
                <w:b/>
                <w:bCs/>
                <w:szCs w:val="24"/>
                <w:u w:val="single"/>
                <w:ins w:id="98" w:author="Unknown Author" w:date="2024-05-15T09:14:59Z"/>
              </w:rPr>
            </w:pPr>
            <w:hyperlink r:id="rId41">
              <w:ins w:id="97" w:author="Unknown Author" w:date="2024-05-15T09:14:59Z">
                <w:r>
                  <w:rPr>
                    <w:rStyle w:val="Hyperlink"/>
                    <w:b/>
                    <w:bCs/>
                  </w:rPr>
                  <w:t>Two-factor authentication</w:t>
                </w:r>
              </w:ins>
            </w:hyperlink>
          </w:p>
          <w:p>
            <w:pPr>
              <w:pStyle w:val="Normal"/>
              <w:rPr>
                <w:b/>
                <w:bCs/>
                <w:color w:themeColor="text1" w:val="000000"/>
                <w:szCs w:val="24"/>
                <w:u w:val="single"/>
              </w:rPr>
            </w:pPr>
            <w:ins w:id="99" w:author="Unknown Author" w:date="2024-05-15T09:14:59Z">
              <w:r>
                <w:rPr>
                  <w:rStyle w:val="Hyperlink"/>
                  <w:b/>
                  <w:bCs/>
                  <w:color w:themeColor="text1" w:val="000000"/>
                  <w:szCs w:val="24"/>
                  <w:u w:val="single"/>
                </w:rPr>
                <w:t>Password Managers</w:t>
              </w:r>
            </w:ins>
          </w:p>
        </w:tc>
      </w:tr>
    </w:tbl>
    <w:p>
      <w:pPr>
        <w:pStyle w:val="Normal"/>
        <w:rPr>
          <w:szCs w:val="24"/>
        </w:rPr>
      </w:pPr>
      <w:r>
        <w:rPr>
          <w:szCs w:val="24"/>
        </w:rPr>
      </w:r>
    </w:p>
    <w:p>
      <w:pPr>
        <w:pStyle w:val="Normal"/>
        <w:rPr>
          <w:szCs w:val="24"/>
        </w:rPr>
      </w:pPr>
      <w:r>
        <w:rPr>
          <w:szCs w:val="24"/>
        </w:rPr>
      </w:r>
    </w:p>
    <w:p>
      <w:pPr>
        <w:pStyle w:val="Normal"/>
        <w:rPr/>
      </w:pPr>
      <w:r>
        <w:rPr/>
        <w:t xml:space="preserve">Use </w:t>
      </w:r>
      <w:hyperlink r:id="rId42">
        <w:r>
          <w:rPr>
            <w:rStyle w:val="Hyperlink"/>
          </w:rPr>
          <w:t>howsecureismypassword.net</w:t>
        </w:r>
      </w:hyperlink>
      <w:r>
        <w:rPr/>
        <w:t xml:space="preserve"> to test how secure your password is. Write down the number of years it would take to crack your password:</w:t>
      </w:r>
    </w:p>
    <w:p>
      <w:pPr>
        <w:pStyle w:val="Normal"/>
        <w:rPr>
          <w:b/>
          <w:bCs/>
          <w:szCs w:val="24"/>
        </w:rPr>
      </w:pPr>
      <w:r>
        <w:rPr>
          <w:b/>
          <w:bCs/>
          <w:szCs w:val="24"/>
        </w:rPr>
      </w:r>
    </w:p>
    <w:tbl>
      <w:tblPr>
        <w:tblStyle w:val="TableGrid"/>
        <w:tblW w:w="10483"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83"/>
      </w:tblGrid>
      <w:tr>
        <w:trPr>
          <w:trHeight w:val="1651" w:hRule="atLeast"/>
        </w:trPr>
        <w:tc>
          <w:tcPr>
            <w:tcW w:w="10483"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ins w:id="100" w:author="Unknown Author" w:date="2024-05-15T09:15:43Z">
              <w:r>
                <w:rPr>
                  <w:szCs w:val="24"/>
                </w:rPr>
                <w:t>1 thousand years</w:t>
              </w:r>
            </w:ins>
          </w:p>
        </w:tc>
      </w:tr>
    </w:tbl>
    <w:p>
      <w:pPr>
        <w:pStyle w:val="Normal"/>
        <w:spacing w:lineRule="auto" w:line="259"/>
        <w:rPr>
          <w:szCs w:val="24"/>
        </w:rPr>
      </w:pPr>
      <w:r>
        <w:rPr>
          <w:szCs w:val="24"/>
        </w:rPr>
      </w:r>
    </w:p>
    <w:p>
      <w:pPr>
        <w:pStyle w:val="Normal"/>
        <w:rPr>
          <w:szCs w:val="24"/>
        </w:rPr>
      </w:pPr>
      <w:r>
        <w:rPr>
          <w:szCs w:val="24"/>
        </w:rPr>
      </w:r>
    </w:p>
    <w:p>
      <w:pPr>
        <w:pStyle w:val="Normal"/>
        <w:rPr>
          <w:szCs w:val="24"/>
        </w:rPr>
      </w:pPr>
      <w:r>
        <w:rPr>
          <w:szCs w:val="24"/>
        </w:rPr>
        <w:t>Does your password include numbers and special characters, such as punctuation or spaces? (circle/delete as appropriate)</w:t>
      </w:r>
    </w:p>
    <w:p>
      <w:pPr>
        <w:pStyle w:val="Normal"/>
        <w:jc w:val="right"/>
        <w:rPr>
          <w:szCs w:val="24"/>
        </w:rPr>
      </w:pPr>
      <w:r>
        <w:rPr>
          <w:rFonts w:ascii="Arial" w:hAnsi="Arial" w:eastAsia="ＭＳ 明朝" w:cs=""/>
          <w:color w:themeColor="text1" w:themeTint="a6" w:val="595959"/>
          <w:szCs w:val="24"/>
          <w:shd w:fill="FFFF00" w:val="clear"/>
          <w:lang w:val="en-US" w:eastAsia="en-US" w:bidi="ar-SA"/>
          <w:rPrChange w:id="0" w:author="Unknown Author" w:date="2024-05-15T09:15:58Z">
            <w:rPr>
              <w:sz w:val="22"/>
              <w:kern w:val="0"/>
              <w:szCs w:val="24"/>
            </w:rPr>
          </w:rPrChange>
        </w:rPr>
        <w:t>Yes</w:t>
      </w:r>
      <w:r>
        <w:rPr/>
        <w:tab/>
      </w:r>
      <w:r>
        <w:rPr>
          <w:szCs w:val="24"/>
        </w:rPr>
        <w:t>No</w:t>
      </w:r>
    </w:p>
    <w:p>
      <w:pPr>
        <w:pStyle w:val="Normal"/>
        <w:rPr>
          <w:szCs w:val="24"/>
        </w:rPr>
      </w:pPr>
      <w:r>
        <w:rPr>
          <w:szCs w:val="24"/>
        </w:rPr>
      </w:r>
    </w:p>
    <w:p>
      <w:pPr>
        <w:pStyle w:val="Normal"/>
        <w:rPr>
          <w:szCs w:val="24"/>
        </w:rPr>
      </w:pPr>
      <w:r>
        <w:rPr>
          <w:szCs w:val="24"/>
        </w:rPr>
      </w:r>
    </w:p>
    <w:p>
      <w:pPr>
        <w:pStyle w:val="Normal"/>
        <w:rPr>
          <w:szCs w:val="24"/>
        </w:rPr>
      </w:pPr>
      <w:r>
        <w:rPr>
          <w:szCs w:val="24"/>
        </w:rPr>
        <w:t>Does your email provider allow 2FA? (circle/delete as appropriate)</w:t>
      </w:r>
    </w:p>
    <w:p>
      <w:pPr>
        <w:pStyle w:val="Normal"/>
        <w:rPr>
          <w:szCs w:val="24"/>
        </w:rPr>
      </w:pPr>
      <w:r>
        <w:rPr>
          <w:szCs w:val="24"/>
        </w:rPr>
      </w:r>
    </w:p>
    <w:p>
      <w:pPr>
        <w:pStyle w:val="Normal"/>
        <w:jc w:val="right"/>
        <w:rPr>
          <w:szCs w:val="24"/>
        </w:rPr>
      </w:pPr>
      <w:r>
        <w:rPr>
          <w:rFonts w:ascii="Arial" w:hAnsi="Arial" w:eastAsia="ＭＳ 明朝" w:cs=""/>
          <w:color w:themeColor="text1" w:themeTint="a6" w:val="595959"/>
          <w:szCs w:val="24"/>
          <w:shd w:fill="FFFF00" w:val="clear"/>
          <w:lang w:val="en-US" w:eastAsia="en-US" w:bidi="ar-SA"/>
          <w:rPrChange w:id="0" w:author="Unknown Author" w:date="2024-05-15T09:16:01Z">
            <w:rPr>
              <w:sz w:val="22"/>
              <w:kern w:val="0"/>
              <w:szCs w:val="24"/>
            </w:rPr>
          </w:rPrChange>
        </w:rPr>
        <w:t>Yes</w:t>
      </w:r>
      <w:r>
        <w:rPr/>
        <w:tab/>
      </w:r>
      <w:r>
        <w:rPr>
          <w:szCs w:val="24"/>
        </w:rPr>
        <w:t>No</w:t>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mc:AlternateContent>
          <mc:Choice Requires="wps">
            <w:drawing>
              <wp:anchor behindDoc="0" distT="45720" distB="45720" distL="114300" distR="113030" simplePos="0" locked="0" layoutInCell="0" allowOverlap="1" relativeHeight="81" wp14:anchorId="07EEE6A6">
                <wp:simplePos x="0" y="0"/>
                <wp:positionH relativeFrom="margin">
                  <wp:posOffset>-191135</wp:posOffset>
                </wp:positionH>
                <wp:positionV relativeFrom="paragraph">
                  <wp:posOffset>287020</wp:posOffset>
                </wp:positionV>
                <wp:extent cx="6427470" cy="525145"/>
                <wp:effectExtent l="5080" t="5715" r="5080" b="4445"/>
                <wp:wrapThrough wrapText="bothSides">
                  <wp:wrapPolygon edited="0">
                    <wp:start x="0" y="0"/>
                    <wp:lineTo x="0" y="21966"/>
                    <wp:lineTo x="21574" y="21966"/>
                    <wp:lineTo x="21574" y="0"/>
                    <wp:lineTo x="0" y="0"/>
                  </wp:wrapPolygon>
                </wp:wrapThrough>
                <wp:docPr id="20" name="Text Box 2"/>
                <a:graphic xmlns:a="http://schemas.openxmlformats.org/drawingml/2006/main">
                  <a:graphicData uri="http://schemas.microsoft.com/office/word/2010/wordprocessingShape">
                    <wps:wsp>
                      <wps:cNvSpPr/>
                      <wps:spPr>
                        <a:xfrm>
                          <a:off x="0" y="0"/>
                          <a:ext cx="6427440" cy="525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2 performance criteria a, b Outcome 3 Performance Criteria  a &amp; b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5.05pt;margin-top:22.6pt;width:506.05pt;height:41.3pt;mso-wrap-style:square;v-text-anchor:top;mso-position-horizontal-relative:margin" wp14:anchorId="07EEE6A6">
                <v:fill o:detectmouseclick="t" type="solid" color2="black"/>
                <v:stroke color="black" weight="9360" joinstyle="miter" endcap="flat"/>
                <v:textbox>
                  <w:txbxContent>
                    <w:p>
                      <w:pPr>
                        <w:pStyle w:val="FrameContents"/>
                        <w:rPr/>
                      </w:pPr>
                      <w:r>
                        <w:rPr/>
                        <w:t xml:space="preserve">Cyber Security Fundamentals Outcome 2 performance criteria a, b Outcome 3 Performance Criteria  a &amp; b   </w:t>
                      </w:r>
                    </w:p>
                  </w:txbxContent>
                </v:textbox>
                <w10:wrap type="square"/>
              </v:rect>
            </w:pict>
          </mc:Fallback>
        </mc:AlternateContent>
      </w:r>
    </w:p>
    <w:p>
      <w:pPr>
        <w:pStyle w:val="Normal"/>
        <w:rPr>
          <w:szCs w:val="24"/>
        </w:rPr>
      </w:pPr>
      <w:r>
        <w:rPr>
          <w:szCs w:val="24"/>
        </w:rPr>
        <w:t>Is 2FA turned on for your account? (circle/delete as appropriate)</w:t>
      </w:r>
    </w:p>
    <w:p>
      <w:pPr>
        <w:pStyle w:val="Normal"/>
        <w:rPr>
          <w:szCs w:val="24"/>
        </w:rPr>
      </w:pPr>
      <w:r>
        <w:rPr>
          <w:szCs w:val="24"/>
        </w:rPr>
      </w:r>
    </w:p>
    <w:p>
      <w:pPr>
        <w:pStyle w:val="Normal"/>
        <w:jc w:val="right"/>
        <w:rPr>
          <w:szCs w:val="24"/>
        </w:rPr>
      </w:pPr>
      <w:r>
        <w:rPr>
          <w:rFonts w:ascii="Arial" w:hAnsi="Arial" w:eastAsia="ＭＳ 明朝" w:cs=""/>
          <w:color w:themeColor="text1" w:themeTint="a6" w:val="595959"/>
          <w:szCs w:val="24"/>
          <w:shd w:fill="FFFF00" w:val="clear"/>
          <w:lang w:val="en-US" w:eastAsia="en-US" w:bidi="ar-SA"/>
          <w:rPrChange w:id="0" w:author="Unknown Author" w:date="2024-05-15T09:16:07Z">
            <w:rPr>
              <w:sz w:val="22"/>
              <w:kern w:val="0"/>
              <w:szCs w:val="24"/>
            </w:rPr>
          </w:rPrChange>
        </w:rPr>
        <w:t>Yes</w:t>
      </w:r>
      <w:r>
        <w:rPr/>
        <w:tab/>
      </w:r>
      <w:r>
        <w:rPr>
          <w:szCs w:val="24"/>
        </w:rPr>
        <w:t>No</w:t>
      </w:r>
    </w:p>
    <w:p>
      <w:pPr>
        <w:pStyle w:val="Normal"/>
        <w:rPr>
          <w:szCs w:val="24"/>
        </w:rPr>
      </w:pPr>
      <w:r>
        <w:rPr>
          <w:szCs w:val="24"/>
        </w:rPr>
      </w:r>
    </w:p>
    <w:p>
      <w:pPr>
        <w:pStyle w:val="Normal"/>
        <w:rPr>
          <w:szCs w:val="24"/>
        </w:rPr>
      </w:pPr>
      <w:r>
        <w:rPr>
          <w:szCs w:val="24"/>
        </w:rPr>
      </w:r>
    </w:p>
    <w:p>
      <w:pPr>
        <w:pStyle w:val="Normal"/>
        <w:rPr>
          <w:szCs w:val="24"/>
        </w:rPr>
      </w:pPr>
      <w:r>
        <w:rPr>
          <w:szCs w:val="24"/>
        </w:rPr>
        <w:t>If 2FA is not turned on, how do you reset your password?</w:t>
      </w:r>
    </w:p>
    <w:p>
      <w:pPr>
        <w:pStyle w:val="Normal"/>
        <w:rPr>
          <w:szCs w:val="24"/>
        </w:rPr>
      </w:pPr>
      <w:r>
        <w:rPr>
          <w:szCs w:val="24"/>
        </w:rPr>
      </w:r>
    </w:p>
    <w:tbl>
      <w:tblPr>
        <w:tblStyle w:val="TableGrid"/>
        <w:tblW w:w="9079"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079"/>
      </w:tblGrid>
      <w:tr>
        <w:trPr>
          <w:trHeight w:val="1252" w:hRule="atLeast"/>
        </w:trPr>
        <w:tc>
          <w:tcPr>
            <w:tcW w:w="9079"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ins w:id="106" w:author="Unknown Author" w:date="2024-05-15T09:16:26Z"/>
              </w:rPr>
            </w:pPr>
            <w:ins w:id="104" w:author="Unknown Author" w:date="2024-05-15T09:16:26Z">
              <w:r>
                <w:rPr>
                  <w:rFonts w:eastAsia="ＭＳ 明朝" w:cs=""/>
                  <w:color w:themeColor="text1" w:themeTint="a6" w:val="595959"/>
                  <w:kern w:val="0"/>
                  <w:sz w:val="22"/>
                  <w:szCs w:val="24"/>
                  <w:lang w:val="en-US" w:eastAsia="en-US" w:bidi="ar-SA"/>
                </w:rPr>
                <w:t>P</w:t>
              </w:r>
            </w:ins>
            <w:ins w:id="105" w:author="Unknown Author" w:date="2024-05-15T09:16:26Z">
              <w:r>
                <w:rPr>
                  <w:szCs w:val="24"/>
                </w:rPr>
                <w:t>hone number</w:t>
              </w:r>
            </w:ins>
          </w:p>
          <w:p>
            <w:pPr>
              <w:pStyle w:val="Normal"/>
              <w:widowControl/>
              <w:suppressAutoHyphens w:val="true"/>
              <w:spacing w:before="0" w:after="0"/>
              <w:jc w:val="left"/>
              <w:rPr>
                <w:szCs w:val="24"/>
                <w:ins w:id="108" w:author="Unknown Author" w:date="2024-05-15T09:16:26Z"/>
              </w:rPr>
            </w:pPr>
            <w:ins w:id="107" w:author="Unknown Author" w:date="2024-05-15T09:16:26Z">
              <w:r>
                <w:rPr>
                  <w:szCs w:val="24"/>
                </w:rPr>
                <w:t>another email</w:t>
              </w:r>
            </w:ins>
          </w:p>
          <w:p>
            <w:pPr>
              <w:pStyle w:val="Normal"/>
              <w:widowControl/>
              <w:suppressAutoHyphens w:val="true"/>
              <w:spacing w:before="0" w:after="0"/>
              <w:jc w:val="left"/>
              <w:rPr>
                <w:szCs w:val="24"/>
              </w:rPr>
            </w:pPr>
            <w:ins w:id="109" w:author="Unknown Author" w:date="2024-05-15T09:16:26Z">
              <w:r>
                <w:rPr>
                  <w:szCs w:val="24"/>
                </w:rPr>
                <w:t>security questions</w:t>
              </w:r>
            </w:ins>
          </w:p>
        </w:tc>
      </w:tr>
    </w:tbl>
    <w:p>
      <w:pPr>
        <w:pStyle w:val="Normal"/>
        <w:rPr/>
      </w:pPr>
      <w:r>
        <w:rPr/>
      </w:r>
    </w:p>
    <w:p>
      <w:pPr>
        <w:pStyle w:val="Normal"/>
        <w:rPr>
          <w:szCs w:val="24"/>
        </w:rPr>
      </w:pPr>
      <w:r>
        <w:rPr>
          <w:szCs w:val="24"/>
        </w:rPr>
      </w:r>
    </w:p>
    <w:p>
      <w:pPr>
        <w:pStyle w:val="Normal"/>
        <w:rPr/>
      </w:pPr>
      <w:r>
        <w:rPr/>
        <w:t>How would you rate your email security? (circle/delete as appropriate)</w:t>
      </w:r>
    </w:p>
    <w:p>
      <w:pPr>
        <w:pStyle w:val="Normal"/>
        <w:rPr/>
      </w:pPr>
      <w:r>
        <w:rPr/>
      </w:r>
    </w:p>
    <w:p>
      <w:pPr>
        <w:pStyle w:val="Normal"/>
        <w:rPr/>
      </w:pPr>
      <w:r>
        <w:rPr/>
      </w:r>
    </w:p>
    <w:p>
      <w:pPr>
        <w:pStyle w:val="Normal"/>
        <w:rPr/>
      </w:pPr>
      <w:r>
        <w:rPr/>
      </w:r>
    </w:p>
    <w:p>
      <w:pPr>
        <w:pStyle w:val="Normal"/>
        <w:rPr/>
      </w:pPr>
      <w:r>
        <w:rPr>
          <w:rFonts w:ascii="Arial" w:hAnsi="Arial" w:eastAsia="ＭＳ 明朝" w:cs=""/>
          <w:color w:themeColor="text1" w:themeTint="a6" w:val="595959"/>
          <w:shd w:fill="auto" w:val="clear"/>
          <w:lang w:val="en-US" w:eastAsia="en-US" w:bidi="ar-SA"/>
          <w:rPrChange w:id="0" w:author="Unknown Author" w:date="2024-05-15T09:33:45Z">
            <w:rPr>
              <w:sz w:val="22"/>
              <w:kern w:val="0"/>
              <w:szCs w:val="22"/>
            </w:rPr>
          </w:rPrChange>
        </w:rPr>
        <w:t xml:space="preserve">Very Secure </w:t>
        <w:tab/>
      </w:r>
      <w:r>
        <w:rPr/>
        <w:tab/>
        <w:tab/>
      </w:r>
      <w:r>
        <w:rPr>
          <w:rFonts w:ascii="Arial" w:hAnsi="Arial" w:eastAsia="ＭＳ 明朝" w:cs=""/>
          <w:color w:themeColor="text1" w:themeTint="a6" w:val="595959"/>
          <w:shd w:fill="FFFF00" w:val="clear"/>
          <w:lang w:val="en-US" w:eastAsia="en-US" w:bidi="ar-SA"/>
          <w:rPrChange w:id="0" w:author="Unknown Author" w:date="2024-05-15T09:33:41Z">
            <w:rPr>
              <w:sz w:val="22"/>
              <w:kern w:val="0"/>
              <w:szCs w:val="22"/>
            </w:rPr>
          </w:rPrChange>
        </w:rPr>
        <w:t>Quite Secure</w:t>
      </w:r>
      <w:r>
        <w:rPr/>
        <w:t xml:space="preserve"> </w:t>
        <w:tab/>
        <w:tab/>
        <w:tab/>
        <w:t xml:space="preserve">Not Secure </w:t>
      </w:r>
    </w:p>
    <w:p>
      <w:pPr>
        <w:pStyle w:val="Normal"/>
        <w:spacing w:lineRule="auto" w:line="259"/>
        <w:jc w:val="right"/>
        <w:rPr/>
      </w:pPr>
      <w:r>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pPr>
      <w:r>
        <w:rPr/>
        <w:t>How could you improve your email security?</w:t>
      </w:r>
    </w:p>
    <w:p>
      <w:pPr>
        <w:pStyle w:val="Normal"/>
        <w:rPr/>
      </w:pPr>
      <w:r>
        <w:rPr/>
      </w:r>
    </w:p>
    <w:tbl>
      <w:tblPr>
        <w:tblStyle w:val="TableGrid"/>
        <w:tblW w:w="8933"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8933"/>
      </w:tblGrid>
      <w:tr>
        <w:trPr>
          <w:trHeight w:val="1395" w:hRule="atLeast"/>
        </w:trPr>
        <w:tc>
          <w:tcPr>
            <w:tcW w:w="8933" w:type="dxa"/>
            <w:tcBorders/>
          </w:tcPr>
          <w:p>
            <w:pPr>
              <w:pStyle w:val="Normal"/>
              <w:widowControl/>
              <w:suppressAutoHyphens w:val="true"/>
              <w:spacing w:before="0" w:after="0"/>
              <w:jc w:val="left"/>
              <w:rPr>
                <w:rFonts w:eastAsia="Times New Roman" w:cs=""/>
                <w:kern w:val="0"/>
                <w:lang w:val="en-GB" w:eastAsia="en-US" w:bidi="ar-SA"/>
              </w:rPr>
            </w:pPr>
            <w:r>
              <w:rPr/>
            </w:r>
          </w:p>
          <w:p>
            <w:pPr>
              <w:pStyle w:val="Normal"/>
              <w:widowControl/>
              <w:suppressAutoHyphens w:val="true"/>
              <w:spacing w:before="0" w:after="0"/>
              <w:jc w:val="left"/>
              <w:rPr>
                <w:szCs w:val="24"/>
              </w:rPr>
            </w:pPr>
            <w:r>
              <w:rPr>
                <w:szCs w:val="24"/>
              </w:rPr>
            </w:r>
          </w:p>
        </w:tc>
      </w:tr>
    </w:tbl>
    <w:p>
      <w:pPr>
        <w:pStyle w:val="Normal"/>
        <w:rPr>
          <w:b/>
          <w:u w:val="single"/>
        </w:rPr>
      </w:pPr>
      <w:r>
        <w:rPr>
          <w:b/>
          <w:u w:val="single"/>
        </w:rPr>
      </w:r>
    </w:p>
    <w:p>
      <w:pPr>
        <w:pStyle w:val="Normal"/>
        <w:ind w:right="0"/>
        <w:rPr>
          <w:b/>
          <w:u w:val="single"/>
        </w:rPr>
      </w:pPr>
      <w:r>
        <w:rPr>
          <w:b/>
          <w:u w:val="single"/>
        </w:rPr>
        <mc:AlternateContent>
          <mc:Choice Requires="wps">
            <w:drawing>
              <wp:anchor behindDoc="0" distT="45085" distB="45720" distL="114300" distR="113030" simplePos="0" locked="0" layoutInCell="0" allowOverlap="1" relativeHeight="57" wp14:anchorId="1BABC39D">
                <wp:simplePos x="0" y="0"/>
                <wp:positionH relativeFrom="margin">
                  <wp:align>right</wp:align>
                </wp:positionH>
                <wp:positionV relativeFrom="paragraph">
                  <wp:posOffset>7943850</wp:posOffset>
                </wp:positionV>
                <wp:extent cx="6427470" cy="525145"/>
                <wp:effectExtent l="5080" t="5715" r="5080" b="4445"/>
                <wp:wrapThrough wrapText="bothSides">
                  <wp:wrapPolygon edited="0">
                    <wp:start x="0" y="0"/>
                    <wp:lineTo x="0" y="21966"/>
                    <wp:lineTo x="21574" y="21966"/>
                    <wp:lineTo x="21574" y="0"/>
                    <wp:lineTo x="0" y="0"/>
                  </wp:wrapPolygon>
                </wp:wrapThrough>
                <wp:docPr id="21" name="Text Box 2"/>
                <a:graphic xmlns:a="http://schemas.openxmlformats.org/drawingml/2006/main">
                  <a:graphicData uri="http://schemas.microsoft.com/office/word/2010/wordprocessingShape">
                    <wps:wsp>
                      <wps:cNvSpPr/>
                      <wps:spPr>
                        <a:xfrm>
                          <a:off x="0" y="0"/>
                          <a:ext cx="6427440" cy="525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2 performance criteria a, b Outcome 3 Performance Criteria  a &amp; b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4.25pt;margin-top:625.5pt;width:506.05pt;height:41.3pt;mso-wrap-style:square;v-text-anchor:top;mso-position-horizontal:right;mso-position-horizontal-relative:margin" wp14:anchorId="1BABC39D">
                <v:fill o:detectmouseclick="t" type="solid" color2="black"/>
                <v:stroke color="black" weight="9360" joinstyle="miter" endcap="flat"/>
                <v:textbox>
                  <w:txbxContent>
                    <w:p>
                      <w:pPr>
                        <w:pStyle w:val="FrameContents"/>
                        <w:rPr/>
                      </w:pPr>
                      <w:r>
                        <w:rPr/>
                        <w:t xml:space="preserve">Cyber Security Fundamentals Outcome 2 performance criteria a, b Outcome 3 Performance Criteria  a &amp; b   </w:t>
                      </w:r>
                    </w:p>
                  </w:txbxContent>
                </v:textbox>
                <w10:wrap type="square"/>
              </v:rect>
            </w:pict>
          </mc:Fallback>
        </mc:AlternateContent>
      </w:r>
      <w:r>
        <w:br w:type="page"/>
      </w:r>
    </w:p>
    <w:p>
      <w:pPr>
        <w:pStyle w:val="Normal"/>
        <w:spacing w:before="0" w:after="0"/>
        <w:rPr>
          <w:b/>
          <w:u w:val="single"/>
        </w:rPr>
      </w:pPr>
      <w:r>
        <w:rPr>
          <w:b/>
          <w:u w:val="single"/>
        </w:rPr>
      </w:r>
    </w:p>
    <w:p>
      <w:pPr>
        <w:pStyle w:val="Normal"/>
        <w:rPr>
          <w:b/>
          <w:u w:val="single"/>
        </w:rPr>
      </w:pPr>
      <w:r>
        <w:rPr>
          <w:b/>
          <w:u w:val="single"/>
        </w:rPr>
        <w:t xml:space="preserve">Understanding your </w:t>
      </w:r>
      <w:r>
        <w:rPr>
          <w:b/>
          <w:bCs/>
          <w:u w:val="single"/>
        </w:rPr>
        <w:t>Chromebook’s Security</w:t>
      </w:r>
    </w:p>
    <w:p>
      <w:pPr>
        <w:pStyle w:val="Normal"/>
        <w:rPr/>
      </w:pPr>
      <w:r>
        <w:rPr/>
        <w:t xml:space="preserve">Now that you have an email account that is secure you can complete the setup of your new device. This section will provide information to help you understand the </w:t>
      </w:r>
      <w:r>
        <w:rPr>
          <w:b/>
        </w:rPr>
        <w:t>risks to your device</w:t>
      </w:r>
      <w:r>
        <w:rPr/>
        <w:t xml:space="preserve">. The most obvious risk to your device is someone gaining </w:t>
      </w:r>
      <w:r>
        <w:rPr>
          <w:b/>
        </w:rPr>
        <w:t>access to it without your permission</w:t>
      </w:r>
      <w:r>
        <w:rPr/>
        <w:t xml:space="preserve"> – a </w:t>
      </w:r>
      <w:r>
        <w:rPr>
          <w:b/>
        </w:rPr>
        <w:t xml:space="preserve">passcode </w:t>
      </w:r>
      <w:r>
        <w:rPr/>
        <w:t xml:space="preserve">or </w:t>
      </w:r>
      <w:r>
        <w:rPr>
          <w:b/>
          <w:bCs/>
        </w:rPr>
        <w:t>password</w:t>
      </w:r>
      <w:r>
        <w:rPr>
          <w:b/>
        </w:rPr>
        <w:t xml:space="preserve"> </w:t>
      </w:r>
      <w:r>
        <w:rPr/>
        <w:t xml:space="preserve">will prevent someone physically doing this. However, it is possible someone may try to access your device </w:t>
      </w:r>
      <w:r>
        <w:rPr>
          <w:b/>
        </w:rPr>
        <w:t>remotely via the Internet</w:t>
      </w:r>
      <w:r>
        <w:rPr/>
        <w:t>. This section will guide you through the rest of your device’s setup and the risks to consider before you start to use it.</w:t>
      </w:r>
    </w:p>
    <w:p>
      <w:pPr>
        <w:pStyle w:val="Normal"/>
        <w:rPr>
          <w:szCs w:val="24"/>
        </w:rPr>
      </w:pPr>
      <w:r>
        <w:rPr>
          <w:szCs w:val="24"/>
        </w:rPr>
      </w:r>
    </w:p>
    <w:p>
      <w:pPr>
        <w:pStyle w:val="Normal"/>
        <w:rPr>
          <w:szCs w:val="24"/>
        </w:rPr>
      </w:pPr>
      <w:r>
        <w:rPr>
          <w:szCs w:val="24"/>
        </w:rPr>
      </w:r>
    </w:p>
    <w:p>
      <w:pPr>
        <w:pStyle w:val="Normal"/>
        <w:rPr>
          <w:b/>
          <w:bCs/>
          <w:szCs w:val="24"/>
          <w:u w:val="single"/>
        </w:rPr>
      </w:pPr>
      <w:r>
        <w:rPr>
          <w:b/>
          <w:bCs/>
          <w:szCs w:val="24"/>
          <w:u w:val="single"/>
        </w:rPr>
        <w:t>Connecting to Wi-Fi</w:t>
      </w:r>
    </w:p>
    <w:p>
      <w:pPr>
        <w:pStyle w:val="Normal"/>
        <w:rPr>
          <w:szCs w:val="24"/>
        </w:rPr>
      </w:pPr>
      <w:r>
        <w:rPr/>
        <w:t xml:space="preserve">Your device will have two methods of connecting to the Internet, either using </w:t>
      </w:r>
      <w:r>
        <w:rPr>
          <w:b/>
        </w:rPr>
        <w:t>Wi-Fi</w:t>
      </w:r>
      <w:r>
        <w:rPr/>
        <w:t xml:space="preserve"> or </w:t>
      </w:r>
      <w:r>
        <w:rPr>
          <w:b/>
        </w:rPr>
        <w:t>mobile data</w:t>
      </w:r>
      <w:r>
        <w:rPr/>
        <w:t xml:space="preserve"> provided by a company such as Vodaphone. If you are using a company to access the Internet you will need a </w:t>
      </w:r>
      <w:r>
        <w:rPr>
          <w:b/>
        </w:rPr>
        <w:t>SIM card</w:t>
      </w:r>
      <w:r>
        <w:rPr/>
        <w:t xml:space="preserve"> – these can be placed in your phone, tablet or Wi-Fi </w:t>
      </w:r>
      <w:r>
        <w:rPr>
          <w:b/>
        </w:rPr>
        <w:t>hotspot</w:t>
      </w:r>
      <w:r>
        <w:rPr/>
        <w:t xml:space="preserve">. To connect to Wi-Fi, you must make sure Wi-Fi is turned on in your Chromebook </w:t>
      </w:r>
      <w:r>
        <w:rPr>
          <w:b/>
          <w:bCs/>
        </w:rPr>
        <w:t>settings</w:t>
      </w:r>
      <w:r>
        <w:rPr/>
        <w:t>. You should see the Wi-Fi icon on your device if Wi-Fi is turned on.</w:t>
      </w:r>
    </w:p>
    <w:p>
      <w:pPr>
        <w:pStyle w:val="Normal"/>
        <w:rPr>
          <w:szCs w:val="24"/>
        </w:rPr>
      </w:pPr>
      <w:r>
        <w:rPr>
          <w:szCs w:val="24"/>
        </w:rPr>
      </w:r>
    </w:p>
    <w:tbl>
      <w:tblPr>
        <w:tblStyle w:val="TableGrid"/>
        <w:tblW w:w="10456"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5228"/>
        <w:gridCol w:w="5227"/>
      </w:tblGrid>
      <w:tr>
        <w:trPr/>
        <w:tc>
          <w:tcPr>
            <w:tcW w:w="5228" w:type="dxa"/>
            <w:tcBorders/>
          </w:tcPr>
          <w:p>
            <w:pPr>
              <w:pStyle w:val="Normal"/>
              <w:widowControl/>
              <w:suppressAutoHyphens w:val="true"/>
              <w:spacing w:before="0" w:after="0"/>
              <w:jc w:val="center"/>
              <w:rPr>
                <w:rFonts w:eastAsia="Times New Roman" w:cs=""/>
                <w:kern w:val="0"/>
                <w:lang w:val="en-GB" w:eastAsia="en-US" w:bidi="ar-SA"/>
              </w:rPr>
            </w:pPr>
            <w:r>
              <w:rPr/>
              <w:drawing>
                <wp:inline distT="0" distB="0" distL="0" distR="0">
                  <wp:extent cx="1337310" cy="1147445"/>
                  <wp:effectExtent l="0" t="0" r="0" b="0"/>
                  <wp:docPr id="2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
                          <pic:cNvPicPr>
                            <a:picLocks noChangeAspect="1" noChangeArrowheads="1"/>
                          </pic:cNvPicPr>
                        </pic:nvPicPr>
                        <pic:blipFill>
                          <a:blip r:embed="rId43"/>
                          <a:srcRect l="3440" t="20219" r="29300" b="9843"/>
                          <a:stretch>
                            <a:fillRect/>
                          </a:stretch>
                        </pic:blipFill>
                        <pic:spPr bwMode="auto">
                          <a:xfrm>
                            <a:off x="0" y="0"/>
                            <a:ext cx="1337310" cy="1147445"/>
                          </a:xfrm>
                          <a:prstGeom prst="rect">
                            <a:avLst/>
                          </a:prstGeom>
                        </pic:spPr>
                      </pic:pic>
                    </a:graphicData>
                  </a:graphic>
                </wp:inline>
              </w:drawing>
            </w:r>
          </w:p>
        </w:tc>
        <w:tc>
          <w:tcPr>
            <w:tcW w:w="5227" w:type="dxa"/>
            <w:tcBorders/>
          </w:tcPr>
          <w:p>
            <w:pPr>
              <w:pStyle w:val="Normal"/>
              <w:widowControl/>
              <w:suppressAutoHyphens w:val="true"/>
              <w:spacing w:before="0" w:after="0"/>
              <w:jc w:val="center"/>
              <w:rPr>
                <w:rFonts w:eastAsia="Times New Roman" w:cs=""/>
                <w:kern w:val="0"/>
                <w:lang w:val="en-GB" w:eastAsia="en-US" w:bidi="ar-SA"/>
              </w:rPr>
            </w:pPr>
            <w:r>
              <w:rPr/>
              <w:drawing>
                <wp:inline distT="0" distB="0" distL="0" distR="0">
                  <wp:extent cx="2714625" cy="744220"/>
                  <wp:effectExtent l="0" t="0" r="0" b="0"/>
                  <wp:docPr id="23" name="Picture 21416740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41674025" descr=""/>
                          <pic:cNvPicPr>
                            <a:picLocks noChangeAspect="1" noChangeArrowheads="1"/>
                          </pic:cNvPicPr>
                        </pic:nvPicPr>
                        <pic:blipFill>
                          <a:blip r:embed="rId44"/>
                          <a:srcRect l="76858" t="88681" r="0" b="0"/>
                          <a:stretch>
                            <a:fillRect/>
                          </a:stretch>
                        </pic:blipFill>
                        <pic:spPr bwMode="auto">
                          <a:xfrm>
                            <a:off x="0" y="0"/>
                            <a:ext cx="2714625" cy="744220"/>
                          </a:xfrm>
                          <a:prstGeom prst="rect">
                            <a:avLst/>
                          </a:prstGeom>
                        </pic:spPr>
                      </pic:pic>
                    </a:graphicData>
                  </a:graphic>
                </wp:inline>
              </w:drawing>
            </w:r>
          </w:p>
        </w:tc>
      </w:tr>
      <w:tr>
        <w:trPr/>
        <w:tc>
          <w:tcPr>
            <w:tcW w:w="5228" w:type="dxa"/>
            <w:tcBorders/>
          </w:tcPr>
          <w:p>
            <w:pPr>
              <w:pStyle w:val="Normal"/>
              <w:widowControl/>
              <w:suppressAutoHyphens w:val="true"/>
              <w:spacing w:before="0" w:after="0"/>
              <w:jc w:val="center"/>
              <w:rPr>
                <w:szCs w:val="24"/>
              </w:rPr>
            </w:pPr>
            <w:r>
              <w:rPr>
                <w:rFonts w:eastAsia="Times New Roman" w:cs=""/>
                <w:kern w:val="0"/>
                <w:szCs w:val="24"/>
                <w:lang w:val="en-GB" w:eastAsia="en-US" w:bidi="ar-SA"/>
              </w:rPr>
              <w:t>SIM card</w:t>
            </w:r>
          </w:p>
        </w:tc>
        <w:tc>
          <w:tcPr>
            <w:tcW w:w="5227" w:type="dxa"/>
            <w:tcBorders/>
          </w:tcPr>
          <w:p>
            <w:pPr>
              <w:pStyle w:val="Normal"/>
              <w:widowControl/>
              <w:suppressAutoHyphens w:val="true"/>
              <w:spacing w:before="0" w:after="0"/>
              <w:jc w:val="center"/>
              <w:rPr>
                <w:szCs w:val="24"/>
              </w:rPr>
            </w:pPr>
            <w:r>
              <w:rPr>
                <w:rFonts w:eastAsia="Times New Roman" w:cs=""/>
                <w:kern w:val="0"/>
                <w:szCs w:val="24"/>
                <w:lang w:val="en-GB" w:eastAsia="en-US" w:bidi="ar-SA"/>
              </w:rPr>
              <w:t>Wi-Fi icon</w:t>
            </w:r>
          </w:p>
        </w:tc>
      </w:tr>
    </w:tbl>
    <w:p>
      <w:pPr>
        <w:pStyle w:val="Normal"/>
        <w:rPr>
          <w:szCs w:val="24"/>
        </w:rPr>
      </w:pPr>
      <w:r>
        <w:rPr>
          <w:szCs w:val="24"/>
        </w:rPr>
      </w:r>
    </w:p>
    <w:p>
      <w:pPr>
        <w:pStyle w:val="Normal"/>
        <w:rPr>
          <w:szCs w:val="24"/>
        </w:rPr>
      </w:pPr>
      <w:r>
        <w:rPr>
          <w:szCs w:val="24"/>
        </w:rPr>
      </w:r>
    </w:p>
    <w:p>
      <w:pPr>
        <w:pStyle w:val="Normal"/>
        <w:rPr/>
      </w:pPr>
      <w:r>
        <w:rPr/>
        <w:t xml:space="preserve">Once you have enabled Wi-Fi, you need to search for the Wi-Fi access points (known as </w:t>
      </w:r>
      <w:r>
        <w:rPr>
          <w:b/>
          <w:bCs/>
        </w:rPr>
        <w:t>SSIDs</w:t>
      </w:r>
      <w:r>
        <w:rPr/>
        <w:t>). Every Wi-Fi SSID needs to be unique. Public or free Wi-Fi access points may have recognisable names, such as “Burger Shop free” or “Coffee To Go Wi-Fi”.</w:t>
      </w:r>
    </w:p>
    <w:p>
      <w:pPr>
        <w:pStyle w:val="Normal"/>
        <w:jc w:val="center"/>
        <w:rPr>
          <w:szCs w:val="24"/>
        </w:rPr>
      </w:pPr>
      <w:r>
        <w:rPr/>
        <w:drawing>
          <wp:inline distT="0" distB="0" distL="0" distR="0">
            <wp:extent cx="4465955" cy="2506980"/>
            <wp:effectExtent l="0" t="0" r="0" b="0"/>
            <wp:docPr id="24" name="Picture 1591361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91361237" descr=""/>
                    <pic:cNvPicPr>
                      <a:picLocks noChangeAspect="1" noChangeArrowheads="1"/>
                    </pic:cNvPicPr>
                  </pic:nvPicPr>
                  <pic:blipFill>
                    <a:blip r:embed="rId45"/>
                    <a:stretch>
                      <a:fillRect/>
                    </a:stretch>
                  </pic:blipFill>
                  <pic:spPr bwMode="auto">
                    <a:xfrm>
                      <a:off x="0" y="0"/>
                      <a:ext cx="4465955" cy="2506980"/>
                    </a:xfrm>
                    <a:prstGeom prst="rect">
                      <a:avLst/>
                    </a:prstGeom>
                  </pic:spPr>
                </pic:pic>
              </a:graphicData>
            </a:graphic>
          </wp:inline>
        </w:drawing>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pPr>
      <w:r>
        <w:rPr/>
        <mc:AlternateContent>
          <mc:Choice Requires="wps">
            <w:drawing>
              <wp:anchor behindDoc="0" distT="45720" distB="45720" distL="114300" distR="113030" simplePos="0" locked="0" layoutInCell="0" allowOverlap="1" relativeHeight="59" wp14:anchorId="487D2713">
                <wp:simplePos x="0" y="0"/>
                <wp:positionH relativeFrom="margin">
                  <wp:posOffset>-67310</wp:posOffset>
                </wp:positionH>
                <wp:positionV relativeFrom="paragraph">
                  <wp:posOffset>423545</wp:posOffset>
                </wp:positionV>
                <wp:extent cx="6427470" cy="504825"/>
                <wp:effectExtent l="5080" t="5715" r="5080" b="4445"/>
                <wp:wrapThrough wrapText="bothSides">
                  <wp:wrapPolygon edited="0">
                    <wp:start x="0" y="0"/>
                    <wp:lineTo x="0" y="22008"/>
                    <wp:lineTo x="21574" y="22008"/>
                    <wp:lineTo x="21574" y="0"/>
                    <wp:lineTo x="0" y="0"/>
                  </wp:wrapPolygon>
                </wp:wrapThrough>
                <wp:docPr id="25" name="Text Box 2"/>
                <a:graphic xmlns:a="http://schemas.openxmlformats.org/drawingml/2006/main">
                  <a:graphicData uri="http://schemas.microsoft.com/office/word/2010/wordprocessingShape">
                    <wps:wsp>
                      <wps:cNvSpPr/>
                      <wps:spPr>
                        <a:xfrm>
                          <a:off x="0" y="0"/>
                          <a:ext cx="6427440" cy="504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3 Performance Criteria  a, b &amp; c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5.3pt;margin-top:33.35pt;width:506.05pt;height:39.7pt;mso-wrap-style:square;v-text-anchor:top;mso-position-horizontal-relative:margin" wp14:anchorId="487D2713">
                <v:fill o:detectmouseclick="t" type="solid" color2="black"/>
                <v:stroke color="black" weight="9360" joinstyle="miter" endcap="flat"/>
                <v:textbox>
                  <w:txbxContent>
                    <w:p>
                      <w:pPr>
                        <w:pStyle w:val="FrameContents"/>
                        <w:rPr/>
                      </w:pPr>
                      <w:r>
                        <w:rPr/>
                        <w:t xml:space="preserve">Cyber Security Fundamentals Outcome 3 Performance Criteria  a, b &amp; c   </w:t>
                      </w:r>
                    </w:p>
                  </w:txbxContent>
                </v:textbox>
                <w10:wrap type="square"/>
              </v:rect>
            </w:pict>
          </mc:Fallback>
        </mc:AlternateContent>
      </w:r>
      <w:r>
        <w:br w:type="page"/>
      </w:r>
    </w:p>
    <w:p>
      <w:pPr>
        <w:pStyle w:val="Normal"/>
        <w:spacing w:before="0" w:after="0"/>
        <w:rPr>
          <w:b/>
          <w:u w:val="single"/>
        </w:rPr>
      </w:pPr>
      <w:r>
        <w:rPr>
          <w:b/>
          <w:bCs/>
          <w:u w:val="single"/>
        </w:rPr>
        <w:t>Risks</w:t>
      </w:r>
      <w:r>
        <w:rPr>
          <w:b/>
          <w:u w:val="single"/>
        </w:rPr>
        <w:t xml:space="preserve"> of using Wi-Fi in public spaces </w:t>
      </w:r>
    </w:p>
    <w:p>
      <w:pPr>
        <w:pStyle w:val="Normal"/>
        <w:rPr>
          <w:color w:themeColor="text1" w:val="000000"/>
        </w:rPr>
      </w:pPr>
      <w:r>
        <w:rPr>
          <w:rFonts w:eastAsia="Arial" w:cs="Arial"/>
          <w:color w:themeColor="text1" w:val="000000"/>
          <w:szCs w:val="24"/>
        </w:rPr>
        <w:t>Wi-Fi is generally unsecured by the organisation offering it but at the same time it is difficult for hackers to access your device remotely using Wi-Fi. The biggest issue to be aware of is any public Wi-Fi that requires you to register and sign in – this may be an attempt to capture your personal details and password that you use on other accounts. Most public Wi-Fi hotspots will either be open or require a publicly displayed password. To be safe, use free Wi-Fi as little as possible on your mobile device. Never use it to access confidential or personal services, such as banking or shopping.</w:t>
      </w:r>
    </w:p>
    <w:p>
      <w:pPr>
        <w:pStyle w:val="Normal"/>
        <w:rPr>
          <w:color w:val="FF0000"/>
          <w:szCs w:val="24"/>
        </w:rPr>
      </w:pPr>
      <w:r>
        <w:rPr>
          <w:color w:themeColor="text1" w:themeTint="a6" w:val="FF0000"/>
          <w:szCs w:val="24"/>
        </w:rPr>
      </w:r>
    </w:p>
    <w:p>
      <w:pPr>
        <w:pStyle w:val="Normal"/>
        <w:spacing w:lineRule="auto" w:line="247" w:before="0" w:after="3"/>
        <w:ind w:right="1"/>
        <w:rPr>
          <w:b/>
          <w:color w:val="FF0000"/>
          <w:szCs w:val="24"/>
        </w:rPr>
      </w:pPr>
      <w:r>
        <w:rPr>
          <w:b/>
          <w:color w:themeColor="text1" w:themeTint="a6" w:val="FF0000"/>
          <w:szCs w:val="24"/>
        </w:rPr>
      </w:r>
    </w:p>
    <w:p>
      <w:pPr>
        <w:pStyle w:val="Normal"/>
        <w:rPr>
          <w:szCs w:val="24"/>
        </w:rPr>
      </w:pPr>
      <w:r>
        <w:rPr>
          <w:szCs w:val="24"/>
        </w:rPr>
        <w:t xml:space="preserve">You can reduce the risk by: </w:t>
      </w:r>
    </w:p>
    <w:p>
      <w:pPr>
        <w:pStyle w:val="ListParagraph"/>
        <w:numPr>
          <w:ilvl w:val="0"/>
          <w:numId w:val="11"/>
        </w:numPr>
        <w:spacing w:lineRule="auto" w:line="240"/>
        <w:ind w:hanging="360" w:left="720" w:right="0"/>
        <w:rPr>
          <w:rFonts w:ascii="Cambria" w:hAnsi="Cambria" w:asciiTheme="minorHAnsi" w:hAnsiTheme="minorHAnsi"/>
          <w:szCs w:val="24"/>
        </w:rPr>
      </w:pPr>
      <w:r>
        <w:rPr>
          <w:szCs w:val="24"/>
        </w:rPr>
        <w:t>Checking the name of the SSID is the correct one</w:t>
      </w:r>
    </w:p>
    <w:p>
      <w:pPr>
        <w:pStyle w:val="ListParagraph"/>
        <w:numPr>
          <w:ilvl w:val="0"/>
          <w:numId w:val="11"/>
        </w:numPr>
        <w:spacing w:lineRule="auto" w:line="240"/>
        <w:ind w:hanging="360" w:left="720" w:right="0"/>
        <w:rPr>
          <w:rFonts w:ascii="Cambria" w:hAnsi="Cambria" w:asciiTheme="minorHAnsi" w:hAnsiTheme="minorHAnsi"/>
          <w:szCs w:val="24"/>
        </w:rPr>
      </w:pPr>
      <w:r>
        <w:rPr>
          <w:szCs w:val="24"/>
        </w:rPr>
        <w:t xml:space="preserve">Turning off Wi-Fi when not in use so that it does not automatically connect to Wi-Fi (this also saves a huge amount of battery power too!) </w:t>
      </w:r>
    </w:p>
    <w:p>
      <w:pPr>
        <w:pStyle w:val="ListParagraph"/>
        <w:numPr>
          <w:ilvl w:val="0"/>
          <w:numId w:val="11"/>
        </w:numPr>
        <w:spacing w:lineRule="auto" w:line="240"/>
        <w:ind w:hanging="360" w:left="720" w:right="0"/>
        <w:rPr>
          <w:rFonts w:ascii="Cambria" w:hAnsi="Cambria" w:asciiTheme="minorHAnsi" w:hAnsiTheme="minorHAnsi"/>
          <w:szCs w:val="24"/>
        </w:rPr>
      </w:pPr>
      <w:r>
        <w:rPr>
          <w:szCs w:val="24"/>
        </w:rPr>
        <w:t>Removing any old or unused Wi-Fi SSIDs from your device’s Wi-Fi list</w:t>
      </w:r>
    </w:p>
    <w:p>
      <w:pPr>
        <w:pStyle w:val="Normal"/>
        <w:rPr>
          <w:szCs w:val="24"/>
        </w:rPr>
      </w:pPr>
      <w:r>
        <w:rPr>
          <w:szCs w:val="24"/>
        </w:rPr>
      </w:r>
    </w:p>
    <w:p>
      <w:pPr>
        <w:pStyle w:val="Normal"/>
        <w:rPr>
          <w:szCs w:val="24"/>
        </w:rPr>
      </w:pPr>
      <w:r>
        <w:rPr/>
        <w:t>Another, more obvious, risk to your device is someone connecting to your Wi-Fi or hotspot and using your data without your knowledge.</w:t>
      </w:r>
    </w:p>
    <w:p>
      <w:pPr>
        <w:pStyle w:val="Normal"/>
        <w:rPr/>
      </w:pPr>
      <w:r>
        <w:rPr/>
      </w:r>
    </w:p>
    <w:p>
      <w:pPr>
        <w:pStyle w:val="Normal"/>
        <w:rPr>
          <w:szCs w:val="24"/>
        </w:rPr>
      </w:pPr>
      <w:r>
        <w:rPr>
          <w:szCs w:val="24"/>
        </w:rPr>
      </w:r>
    </w:p>
    <w:p>
      <w:pPr>
        <w:pStyle w:val="Normal"/>
        <w:rPr>
          <w:b/>
          <w:u w:val="single"/>
        </w:rPr>
      </w:pPr>
      <w:r>
        <w:rPr>
          <w:b/>
          <w:bCs/>
          <w:u w:val="single"/>
        </w:rPr>
        <w:t>Personal hotspots</w:t>
      </w:r>
    </w:p>
    <w:p>
      <w:pPr>
        <w:pStyle w:val="Normal"/>
        <w:rPr>
          <w:szCs w:val="24"/>
        </w:rPr>
      </w:pPr>
      <w:r>
        <w:rPr>
          <w:szCs w:val="24"/>
        </w:rPr>
        <w:t>A MiFi dongle or mobile device with a SIM card can be used to create a personal Wi-Fi hotspot – this turns the device into a Wi-Fi provider so that other nearby devices can connect to the Internet using its data. If you create a hotspot then you can share the SSID and login details for others to access and use your data. However, always be aware of who is connecting to your network – ideally this should only be friends and family that you trust.</w:t>
      </w:r>
    </w:p>
    <w:p>
      <w:pPr>
        <w:pStyle w:val="Normal"/>
        <w:rPr>
          <w:szCs w:val="24"/>
        </w:rPr>
      </w:pPr>
      <w:r>
        <w:rPr>
          <w:szCs w:val="24"/>
        </w:rPr>
      </w:r>
    </w:p>
    <w:p>
      <w:pPr>
        <w:pStyle w:val="Normal"/>
        <w:rPr>
          <w:u w:val="single"/>
        </w:rPr>
      </w:pPr>
      <w:r>
        <w:rPr>
          <w:u w:val="single"/>
        </w:rPr>
        <w:t>Location settings – device</w:t>
      </w:r>
    </w:p>
    <w:p>
      <w:pPr>
        <w:pStyle w:val="Normal"/>
        <w:rPr>
          <w:szCs w:val="24"/>
        </w:rPr>
      </w:pPr>
      <w:r>
        <w:rPr>
          <w:szCs w:val="24"/>
        </w:rPr>
        <w:t xml:space="preserve">Your device will automatically be setup to track your location. Location settings are enabled to allow web services, such as search engines and maps to know where you are and provide more accurate and relevant information. Most services and apps will also have their own location settings – turning off the app location settings will usually not impact the device’s settings and vice versa. </w:t>
      </w:r>
    </w:p>
    <w:p>
      <w:pPr>
        <w:pStyle w:val="Normal"/>
        <w:rPr>
          <w:szCs w:val="24"/>
        </w:rPr>
      </w:pPr>
      <w:r>
        <w:rPr>
          <w:szCs w:val="24"/>
        </w:rPr>
      </w:r>
    </w:p>
    <w:p>
      <w:pPr>
        <w:pStyle w:val="Normal"/>
        <w:rPr>
          <w:szCs w:val="24"/>
        </w:rPr>
      </w:pPr>
      <w:r>
        <w:rPr>
          <w:szCs w:val="24"/>
        </w:rPr>
        <w:t xml:space="preserve">BE AWARE that turning off location services will disable apps, such as </w:t>
      </w:r>
      <w:r>
        <w:rPr/>
        <w:t>Find My Device that can be used to track and disable your device if it is lost or stolen.</w:t>
      </w:r>
    </w:p>
    <w:p>
      <w:pPr>
        <w:pStyle w:val="Normal"/>
        <w:rPr>
          <w:szCs w:val="24"/>
        </w:rPr>
      </w:pPr>
      <w:r>
        <w:rPr>
          <w:szCs w:val="24"/>
        </w:rPr>
      </w:r>
    </w:p>
    <w:p>
      <w:pPr>
        <w:pStyle w:val="Normal"/>
        <w:rPr/>
      </w:pPr>
      <w:r>
        <w:rPr/>
      </w:r>
    </w:p>
    <w:p>
      <w:pPr>
        <w:pStyle w:val="Normal"/>
        <w:spacing w:lineRule="auto" w:line="247" w:before="0" w:after="3"/>
        <w:rPr>
          <w:b/>
          <w:bCs/>
          <w:u w:val="single"/>
        </w:rPr>
      </w:pPr>
      <w:r>
        <w:rPr>
          <w:b/>
          <w:bCs/>
          <w:u w:val="single"/>
        </w:rPr>
        <w:t>Chromebook Security</w:t>
      </w:r>
    </w:p>
    <w:p>
      <w:pPr>
        <w:pStyle w:val="Normal"/>
        <w:spacing w:lineRule="auto" w:line="259"/>
        <w:rPr/>
      </w:pPr>
      <w:r>
        <w:rPr/>
        <w:t>Your Chromebook will use your Google Account username and password as your device security, requiring this to login to your device.</w:t>
      </w:r>
    </w:p>
    <w:p>
      <w:pPr>
        <w:pStyle w:val="Normal"/>
        <w:rPr/>
      </w:pPr>
      <w:r>
        <w:rPr/>
      </w:r>
    </w:p>
    <w:p>
      <w:pPr>
        <w:pStyle w:val="Normal"/>
        <w:rPr>
          <w:b/>
          <w:bCs/>
        </w:rPr>
      </w:pPr>
      <w:r>
        <w:rPr/>
        <w:t xml:space="preserve">Some devices will also use </w:t>
      </w:r>
      <w:r>
        <w:rPr>
          <w:b/>
          <w:bCs/>
        </w:rPr>
        <w:t>biometrics</w:t>
      </w:r>
      <w:r>
        <w:rPr/>
        <w:t>, such as your face or fingerprint to allow you to login. Biometrics are widely recognised as the most secure methods available on mobile devices.</w:t>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ListParagraph"/>
        <w:numPr>
          <w:ilvl w:val="0"/>
          <w:numId w:val="1"/>
        </w:numPr>
        <w:spacing w:lineRule="auto" w:line="247" w:before="0" w:after="3"/>
        <w:ind w:hanging="566" w:left="0" w:right="1"/>
        <w:contextualSpacing/>
        <w:jc w:val="center"/>
        <w:rPr/>
      </w:pPr>
      <w:r>
        <w:rPr/>
        <mc:AlternateContent>
          <mc:Choice Requires="wps">
            <w:drawing>
              <wp:anchor behindDoc="0" distT="45720" distB="46355" distL="114300" distR="113030" simplePos="0" locked="0" layoutInCell="0" allowOverlap="1" relativeHeight="61" wp14:anchorId="2D82B1C2">
                <wp:simplePos x="0" y="0"/>
                <wp:positionH relativeFrom="margin">
                  <wp:posOffset>-161925</wp:posOffset>
                </wp:positionH>
                <wp:positionV relativeFrom="paragraph">
                  <wp:posOffset>551815</wp:posOffset>
                </wp:positionV>
                <wp:extent cx="6427470" cy="452755"/>
                <wp:effectExtent l="5080" t="5715" r="5080" b="4445"/>
                <wp:wrapThrough wrapText="bothSides">
                  <wp:wrapPolygon edited="0">
                    <wp:start x="0" y="0"/>
                    <wp:lineTo x="0" y="21812"/>
                    <wp:lineTo x="21574" y="21812"/>
                    <wp:lineTo x="21574" y="0"/>
                    <wp:lineTo x="0" y="0"/>
                  </wp:wrapPolygon>
                </wp:wrapThrough>
                <wp:docPr id="26" name="Text Box 2"/>
                <a:graphic xmlns:a="http://schemas.openxmlformats.org/drawingml/2006/main">
                  <a:graphicData uri="http://schemas.microsoft.com/office/word/2010/wordprocessingShape">
                    <wps:wsp>
                      <wps:cNvSpPr/>
                      <wps:spPr>
                        <a:xfrm>
                          <a:off x="0" y="0"/>
                          <a:ext cx="6427440" cy="45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&amp; b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2.75pt;margin-top:43.45pt;width:506.05pt;height:35.6pt;mso-wrap-style:square;v-text-anchor:top;mso-position-horizontal-relative:margin" wp14:anchorId="2D82B1C2">
                <v:fill o:detectmouseclick="t" type="solid" color2="black"/>
                <v:stroke color="black" weight="9360" joinstyle="miter" endcap="flat"/>
                <v:textbox>
                  <w:txbxContent>
                    <w:p>
                      <w:pPr>
                        <w:pStyle w:val="FrameContents"/>
                        <w:rPr/>
                      </w:pPr>
                      <w:r>
                        <w:rPr/>
                        <w:t xml:space="preserve">Cyber Security Fundamentals Outcome 1 Performance Criteria  a &amp; b   </w:t>
                      </w:r>
                    </w:p>
                  </w:txbxContent>
                </v:textbox>
                <w10:wrap type="square"/>
              </v:rect>
            </w:pict>
          </mc:Fallback>
        </mc:AlternateContent>
      </w:r>
      <w:r>
        <w:br w:type="page"/>
      </w:r>
    </w:p>
    <w:p>
      <w:pPr>
        <w:pStyle w:val="Normal"/>
        <w:numPr>
          <w:ilvl w:val="0"/>
          <w:numId w:val="1"/>
        </w:numPr>
        <w:spacing w:lineRule="auto" w:line="247" w:before="0" w:after="3"/>
        <w:ind w:hanging="0" w:left="0" w:right="1"/>
        <w:contextualSpacing/>
        <w:jc w:val="center"/>
        <w:rPr/>
      </w:pPr>
      <w:r>
        <w:rPr/>
        <w:t xml:space="preserve">Chromebook quiz </w:t>
        <w:br/>
      </w:r>
    </w:p>
    <w:p>
      <w:pPr>
        <w:pStyle w:val="ListParagraph"/>
        <w:numPr>
          <w:ilvl w:val="0"/>
          <w:numId w:val="0"/>
        </w:numPr>
        <w:spacing w:lineRule="auto" w:line="247" w:before="0" w:after="3"/>
        <w:ind w:hanging="0" w:left="0" w:right="1"/>
        <w:contextualSpacing/>
        <w:rPr>
          <w:b/>
          <w:bCs/>
          <w:szCs w:val="24"/>
          <w:u w:val="single"/>
        </w:rPr>
      </w:pPr>
      <w:r>
        <w:rPr>
          <w:b/>
          <w:bCs/>
          <w:szCs w:val="24"/>
          <w:u w:val="single"/>
        </w:rPr>
        <w:t>Recognise</w:t>
      </w:r>
    </w:p>
    <w:p>
      <w:pPr>
        <w:pStyle w:val="ListParagraph"/>
        <w:numPr>
          <w:ilvl w:val="0"/>
          <w:numId w:val="0"/>
        </w:numPr>
        <w:spacing w:lineRule="auto" w:line="247" w:before="0" w:after="3"/>
        <w:ind w:hanging="0" w:left="0" w:right="1"/>
        <w:contextualSpacing/>
        <w:rPr>
          <w:b/>
          <w:bCs/>
          <w:szCs w:val="24"/>
          <w:u w:val="single"/>
        </w:rPr>
      </w:pPr>
      <w:r>
        <w:rPr>
          <w:b/>
          <w:bCs/>
          <w:szCs w:val="24"/>
          <w:u w:val="single"/>
        </w:rPr>
      </w:r>
    </w:p>
    <w:p>
      <w:pPr>
        <w:pStyle w:val="ListParagraph"/>
        <w:numPr>
          <w:ilvl w:val="0"/>
          <w:numId w:val="0"/>
        </w:numPr>
        <w:spacing w:lineRule="auto" w:line="247" w:before="0" w:after="3"/>
        <w:ind w:hanging="0" w:left="0" w:right="1"/>
        <w:contextualSpacing/>
        <w:rPr>
          <w:szCs w:val="24"/>
        </w:rPr>
      </w:pPr>
      <w:r>
        <w:rPr>
          <w:szCs w:val="24"/>
        </w:rPr>
        <w:t>What are the risks of using public Wi-Fi?</w:t>
      </w:r>
    </w:p>
    <w:p>
      <w:pPr>
        <w:pStyle w:val="ListParagraph"/>
        <w:numPr>
          <w:ilvl w:val="0"/>
          <w:numId w:val="0"/>
        </w:numPr>
        <w:spacing w:lineRule="auto" w:line="247" w:before="0" w:after="3"/>
        <w:ind w:hanging="0" w:left="0" w:right="1"/>
        <w:contextualSpacing/>
        <w:rPr>
          <w:szCs w:val="24"/>
        </w:rPr>
      </w:pPr>
      <w:r>
        <w:rPr>
          <w:szCs w:val="24"/>
        </w:rPr>
      </w:r>
    </w:p>
    <w:tbl>
      <w:tblPr>
        <w:tblStyle w:val="TableGrid"/>
        <w:tblW w:w="9735" w:type="dxa"/>
        <w:jc w:val="left"/>
        <w:tblInd w:w="720" w:type="dxa"/>
        <w:tblLayout w:type="fixed"/>
        <w:tblCellMar>
          <w:top w:w="0" w:type="dxa"/>
          <w:left w:w="108" w:type="dxa"/>
          <w:bottom w:w="0" w:type="dxa"/>
          <w:right w:w="108" w:type="dxa"/>
        </w:tblCellMar>
        <w:tblLook w:val="06a0" w:noHBand="1" w:noVBand="1" w:firstColumn="1" w:lastRow="0" w:lastColumn="0" w:firstRow="1"/>
      </w:tblPr>
      <w:tblGrid>
        <w:gridCol w:w="9735"/>
      </w:tblGrid>
      <w:tr>
        <w:trPr/>
        <w:tc>
          <w:tcPr>
            <w:tcW w:w="9735" w:type="dxa"/>
            <w:tcBorders/>
          </w:tcPr>
          <w:p>
            <w:pPr>
              <w:pStyle w:val="ListParagraph"/>
              <w:widowControl/>
              <w:numPr>
                <w:ilvl w:val="0"/>
                <w:numId w:val="0"/>
              </w:numPr>
              <w:suppressAutoHyphens w:val="true"/>
              <w:spacing w:before="0" w:after="0"/>
              <w:ind w:hanging="0" w:left="284" w:right="0"/>
              <w:contextualSpacing/>
              <w:jc w:val="left"/>
              <w:rPr>
                <w:szCs w:val="24"/>
              </w:rPr>
            </w:pPr>
            <w:r>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tc>
      </w:tr>
    </w:tbl>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t>Explain what a hotspot is:</w:t>
      </w:r>
    </w:p>
    <w:p>
      <w:pPr>
        <w:pStyle w:val="ListParagraph"/>
        <w:numPr>
          <w:ilvl w:val="0"/>
          <w:numId w:val="0"/>
        </w:numPr>
        <w:spacing w:lineRule="auto" w:line="247" w:before="0" w:after="3"/>
        <w:ind w:hanging="0" w:left="0" w:right="1"/>
        <w:contextualSpacing/>
        <w:rPr>
          <w:szCs w:val="24"/>
        </w:rPr>
      </w:pPr>
      <w:r>
        <w:rPr>
          <w:szCs w:val="24"/>
        </w:rPr>
      </w:r>
    </w:p>
    <w:tbl>
      <w:tblPr>
        <w:tblStyle w:val="TableGrid"/>
        <w:tblW w:w="9735" w:type="dxa"/>
        <w:jc w:val="left"/>
        <w:tblInd w:w="720" w:type="dxa"/>
        <w:tblLayout w:type="fixed"/>
        <w:tblCellMar>
          <w:top w:w="0" w:type="dxa"/>
          <w:left w:w="108" w:type="dxa"/>
          <w:bottom w:w="0" w:type="dxa"/>
          <w:right w:w="108" w:type="dxa"/>
        </w:tblCellMar>
        <w:tblLook w:val="06a0" w:noHBand="1" w:noVBand="1" w:firstColumn="1" w:lastRow="0" w:lastColumn="0" w:firstRow="1"/>
      </w:tblPr>
      <w:tblGrid>
        <w:gridCol w:w="9735"/>
      </w:tblGrid>
      <w:tr>
        <w:trPr/>
        <w:tc>
          <w:tcPr>
            <w:tcW w:w="9735" w:type="dxa"/>
            <w:tcBorders/>
          </w:tcPr>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tc>
      </w:tr>
    </w:tbl>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t>What are location settings used for?</w:t>
      </w:r>
    </w:p>
    <w:p>
      <w:pPr>
        <w:pStyle w:val="ListParagraph"/>
        <w:numPr>
          <w:ilvl w:val="0"/>
          <w:numId w:val="0"/>
        </w:numPr>
        <w:spacing w:lineRule="auto" w:line="247" w:before="0" w:after="3"/>
        <w:ind w:hanging="0" w:left="0" w:right="1"/>
        <w:contextualSpacing/>
        <w:rPr>
          <w:szCs w:val="24"/>
        </w:rPr>
      </w:pPr>
      <w:r>
        <w:rPr>
          <w:szCs w:val="24"/>
        </w:rPr>
      </w:r>
    </w:p>
    <w:tbl>
      <w:tblPr>
        <w:tblStyle w:val="TableGrid"/>
        <w:tblW w:w="9735" w:type="dxa"/>
        <w:jc w:val="left"/>
        <w:tblInd w:w="720" w:type="dxa"/>
        <w:tblLayout w:type="fixed"/>
        <w:tblCellMar>
          <w:top w:w="0" w:type="dxa"/>
          <w:left w:w="108" w:type="dxa"/>
          <w:bottom w:w="0" w:type="dxa"/>
          <w:right w:w="108" w:type="dxa"/>
        </w:tblCellMar>
        <w:tblLook w:val="06a0" w:noHBand="1" w:noVBand="1" w:firstColumn="1" w:lastRow="0" w:lastColumn="0" w:firstRow="1"/>
      </w:tblPr>
      <w:tblGrid>
        <w:gridCol w:w="9735"/>
      </w:tblGrid>
      <w:tr>
        <w:trPr/>
        <w:tc>
          <w:tcPr>
            <w:tcW w:w="9735" w:type="dxa"/>
            <w:tcBorders/>
          </w:tcPr>
          <w:p>
            <w:pPr>
              <w:pStyle w:val="ListParagraph"/>
              <w:widowControl/>
              <w:numPr>
                <w:ilvl w:val="0"/>
                <w:numId w:val="0"/>
              </w:numPr>
              <w:suppressAutoHyphens w:val="true"/>
              <w:spacing w:before="0" w:after="0"/>
              <w:ind w:hanging="0" w:left="284" w:right="0"/>
              <w:contextualSpacing/>
              <w:jc w:val="left"/>
              <w:rPr>
                <w:szCs w:val="24"/>
              </w:rPr>
            </w:pPr>
            <w:r>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tc>
      </w:tr>
    </w:tbl>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b/>
          <w:bCs/>
          <w:szCs w:val="24"/>
          <w:u w:val="single"/>
        </w:rPr>
      </w:pPr>
      <w:r>
        <w:rPr>
          <w:b/>
          <w:bCs/>
          <w:szCs w:val="24"/>
          <w:u w:val="single"/>
        </w:rPr>
        <w:t>React</w:t>
      </w:r>
    </w:p>
    <w:p>
      <w:pPr>
        <w:pStyle w:val="ListParagraph"/>
        <w:numPr>
          <w:ilvl w:val="0"/>
          <w:numId w:val="0"/>
        </w:numPr>
        <w:spacing w:lineRule="auto" w:line="247" w:before="0" w:after="3"/>
        <w:ind w:hanging="0" w:left="0" w:right="1"/>
        <w:contextualSpacing/>
        <w:rPr>
          <w:b/>
          <w:bCs/>
          <w:szCs w:val="24"/>
          <w:u w:val="single"/>
        </w:rPr>
      </w:pPr>
      <w:r>
        <w:rPr>
          <w:b/>
          <w:bCs/>
          <w:szCs w:val="24"/>
          <w:u w:val="single"/>
        </w:rPr>
      </w:r>
    </w:p>
    <w:p>
      <w:pPr>
        <w:pStyle w:val="ListParagraph"/>
        <w:numPr>
          <w:ilvl w:val="0"/>
          <w:numId w:val="0"/>
        </w:numPr>
        <w:spacing w:lineRule="auto" w:line="247" w:before="0" w:after="3"/>
        <w:ind w:hanging="0" w:left="0" w:right="1"/>
        <w:contextualSpacing/>
        <w:rPr>
          <w:szCs w:val="24"/>
        </w:rPr>
      </w:pPr>
      <w:r>
        <w:rPr>
          <w:szCs w:val="24"/>
        </w:rPr>
        <w:t>What steps can you take to make sure the Wi-Fi is trustworthy?</w:t>
      </w:r>
    </w:p>
    <w:p>
      <w:pPr>
        <w:pStyle w:val="ListParagraph"/>
        <w:numPr>
          <w:ilvl w:val="0"/>
          <w:numId w:val="0"/>
        </w:numPr>
        <w:spacing w:lineRule="auto" w:line="247" w:before="0" w:after="3"/>
        <w:ind w:hanging="0" w:left="0" w:right="1"/>
        <w:contextualSpacing/>
        <w:rPr>
          <w:szCs w:val="24"/>
        </w:rPr>
      </w:pPr>
      <w:r>
        <w:rPr>
          <w:szCs w:val="24"/>
        </w:rPr>
      </w:r>
    </w:p>
    <w:tbl>
      <w:tblPr>
        <w:tblStyle w:val="TableGrid"/>
        <w:tblW w:w="9755" w:type="dxa"/>
        <w:jc w:val="left"/>
        <w:tblInd w:w="704" w:type="dxa"/>
        <w:tblLayout w:type="fixed"/>
        <w:tblCellMar>
          <w:top w:w="0" w:type="dxa"/>
          <w:left w:w="108" w:type="dxa"/>
          <w:bottom w:w="0" w:type="dxa"/>
          <w:right w:w="108" w:type="dxa"/>
        </w:tblCellMar>
        <w:tblLook w:val="06a0" w:noHBand="1" w:noVBand="1" w:firstColumn="1" w:lastRow="0" w:lastColumn="0" w:firstRow="1"/>
      </w:tblPr>
      <w:tblGrid>
        <w:gridCol w:w="9755"/>
      </w:tblGrid>
      <w:tr>
        <w:trPr/>
        <w:tc>
          <w:tcPr>
            <w:tcW w:w="9755" w:type="dxa"/>
            <w:tcBorders/>
          </w:tcPr>
          <w:p>
            <w:pPr>
              <w:pStyle w:val="ListParagraph"/>
              <w:widowControl/>
              <w:numPr>
                <w:ilvl w:val="0"/>
                <w:numId w:val="0"/>
              </w:numPr>
              <w:suppressAutoHyphens w:val="true"/>
              <w:spacing w:before="0" w:after="0"/>
              <w:ind w:hanging="0" w:left="284" w:right="0"/>
              <w:contextualSpacing/>
              <w:jc w:val="left"/>
              <w:rPr>
                <w:szCs w:val="24"/>
              </w:rPr>
            </w:pPr>
            <w:r>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tc>
      </w:tr>
    </w:tbl>
    <w:p>
      <w:pPr>
        <w:pStyle w:val="ListParagraph"/>
        <w:numPr>
          <w:ilvl w:val="0"/>
          <w:numId w:val="0"/>
        </w:numPr>
        <w:spacing w:lineRule="auto" w:line="247" w:before="0" w:after="3"/>
        <w:ind w:hanging="0" w:left="438" w:right="1"/>
        <w:contextualSpacing/>
        <w:rPr>
          <w:szCs w:val="24"/>
        </w:rPr>
      </w:pPr>
      <w:r>
        <w:rPr>
          <w:szCs w:val="24"/>
        </w:rPr>
      </w:r>
    </w:p>
    <w:p>
      <w:pPr>
        <w:pStyle w:val="ListParagraph"/>
        <w:numPr>
          <w:ilvl w:val="0"/>
          <w:numId w:val="0"/>
        </w:numPr>
        <w:spacing w:lineRule="auto" w:line="247" w:before="0" w:after="3"/>
        <w:ind w:hanging="0" w:left="438"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t>What should you do when you are finished using a public Wi-Fi?</w:t>
      </w:r>
    </w:p>
    <w:p>
      <w:pPr>
        <w:pStyle w:val="ListParagraph"/>
        <w:numPr>
          <w:ilvl w:val="0"/>
          <w:numId w:val="0"/>
        </w:numPr>
        <w:spacing w:lineRule="auto" w:line="247" w:before="0" w:after="3"/>
        <w:ind w:hanging="0" w:left="0" w:right="1"/>
        <w:contextualSpacing/>
        <w:rPr>
          <w:szCs w:val="24"/>
        </w:rPr>
      </w:pPr>
      <w:r>
        <w:rPr>
          <w:szCs w:val="24"/>
        </w:rPr>
      </w:r>
    </w:p>
    <w:tbl>
      <w:tblPr>
        <w:tblStyle w:val="TableGrid"/>
        <w:tblW w:w="9746" w:type="dxa"/>
        <w:jc w:val="left"/>
        <w:tblInd w:w="704" w:type="dxa"/>
        <w:tblLayout w:type="fixed"/>
        <w:tblCellMar>
          <w:top w:w="0" w:type="dxa"/>
          <w:left w:w="108" w:type="dxa"/>
          <w:bottom w:w="0" w:type="dxa"/>
          <w:right w:w="108" w:type="dxa"/>
        </w:tblCellMar>
        <w:tblLook w:val="06a0" w:noHBand="1" w:noVBand="1" w:firstColumn="1" w:lastRow="0" w:lastColumn="0" w:firstRow="1"/>
      </w:tblPr>
      <w:tblGrid>
        <w:gridCol w:w="9746"/>
      </w:tblGrid>
      <w:tr>
        <w:trPr>
          <w:trHeight w:val="830" w:hRule="atLeast"/>
        </w:trPr>
        <w:tc>
          <w:tcPr>
            <w:tcW w:w="9746" w:type="dxa"/>
            <w:tcBorders/>
          </w:tcPr>
          <w:p>
            <w:pPr>
              <w:pStyle w:val="ListParagraph"/>
              <w:widowControl/>
              <w:numPr>
                <w:ilvl w:val="0"/>
                <w:numId w:val="0"/>
              </w:numPr>
              <w:suppressAutoHyphens w:val="true"/>
              <w:spacing w:before="0" w:after="0"/>
              <w:ind w:hanging="0" w:left="284" w:right="0"/>
              <w:contextualSpacing/>
              <w:jc w:val="left"/>
              <w:rPr>
                <w:szCs w:val="24"/>
              </w:rPr>
            </w:pPr>
            <w:r>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tc>
      </w:tr>
    </w:tbl>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szCs w:val="24"/>
        </w:rPr>
      </w:pPr>
      <w:r>
        <w:rPr>
          <w:szCs w:val="24"/>
        </w:rPr>
      </w:r>
    </w:p>
    <w:p>
      <w:pPr>
        <w:pStyle w:val="ListParagraph"/>
        <w:numPr>
          <w:ilvl w:val="0"/>
          <w:numId w:val="0"/>
        </w:numPr>
        <w:spacing w:lineRule="auto" w:line="247" w:before="0" w:after="3"/>
        <w:ind w:hanging="0" w:left="0" w:right="1"/>
        <w:contextualSpacing/>
        <w:rPr>
          <w:b/>
          <w:bCs/>
          <w:szCs w:val="24"/>
          <w:u w:val="single"/>
        </w:rPr>
      </w:pPr>
      <w:r>
        <w:rPr>
          <w:b/>
          <w:bCs/>
          <w:szCs w:val="24"/>
          <w:u w:val="single"/>
        </w:rPr>
        <w:t>Recover</w:t>
      </w:r>
    </w:p>
    <w:p>
      <w:pPr>
        <w:pStyle w:val="ListParagraph"/>
        <w:numPr>
          <w:ilvl w:val="0"/>
          <w:numId w:val="0"/>
        </w:numPr>
        <w:spacing w:lineRule="auto" w:line="247" w:before="0" w:after="3"/>
        <w:ind w:hanging="0" w:left="0" w:right="1"/>
        <w:contextualSpacing/>
        <w:rPr>
          <w:b/>
          <w:bCs/>
          <w:szCs w:val="24"/>
          <w:u w:val="single"/>
        </w:rPr>
      </w:pPr>
      <w:r>
        <w:rPr>
          <w:b/>
          <w:bCs/>
          <w:szCs w:val="24"/>
          <w:u w:val="single"/>
        </w:rPr>
      </w:r>
    </w:p>
    <w:p>
      <w:pPr>
        <w:pStyle w:val="ListParagraph"/>
        <w:numPr>
          <w:ilvl w:val="0"/>
          <w:numId w:val="0"/>
        </w:numPr>
        <w:spacing w:lineRule="auto" w:line="247"/>
        <w:ind w:hanging="0" w:left="0" w:right="1"/>
        <w:rPr>
          <w:szCs w:val="24"/>
        </w:rPr>
      </w:pPr>
      <w:r>
        <w:rPr>
          <w:szCs w:val="24"/>
        </w:rPr>
        <w:t>If your device was lost or stolen, how could you recover it?</w:t>
      </w:r>
    </w:p>
    <w:p>
      <w:pPr>
        <w:pStyle w:val="ListParagraph"/>
        <w:numPr>
          <w:ilvl w:val="0"/>
          <w:numId w:val="0"/>
        </w:numPr>
        <w:spacing w:lineRule="auto" w:line="247"/>
        <w:ind w:hanging="0" w:left="0" w:right="1"/>
        <w:rPr>
          <w:szCs w:val="24"/>
        </w:rPr>
      </w:pPr>
      <w:r>
        <w:rPr>
          <w:szCs w:val="24"/>
        </w:rPr>
      </w:r>
    </w:p>
    <w:tbl>
      <w:tblPr>
        <w:tblStyle w:val="TableGrid"/>
        <w:tblW w:w="9732" w:type="dxa"/>
        <w:jc w:val="left"/>
        <w:tblInd w:w="704" w:type="dxa"/>
        <w:tblLayout w:type="fixed"/>
        <w:tblCellMar>
          <w:top w:w="0" w:type="dxa"/>
          <w:left w:w="108" w:type="dxa"/>
          <w:bottom w:w="0" w:type="dxa"/>
          <w:right w:w="108" w:type="dxa"/>
        </w:tblCellMar>
        <w:tblLook w:val="06a0" w:noHBand="1" w:noVBand="1" w:firstColumn="1" w:lastRow="0" w:lastColumn="0" w:firstRow="1"/>
      </w:tblPr>
      <w:tblGrid>
        <w:gridCol w:w="9732"/>
      </w:tblGrid>
      <w:tr>
        <w:trPr>
          <w:trHeight w:val="901" w:hRule="atLeast"/>
        </w:trPr>
        <w:tc>
          <w:tcPr>
            <w:tcW w:w="9732" w:type="dxa"/>
            <w:tcBorders/>
          </w:tcPr>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p>
            <w:pPr>
              <w:pStyle w:val="ListParagraph"/>
              <w:widowControl/>
              <w:numPr>
                <w:ilvl w:val="0"/>
                <w:numId w:val="0"/>
              </w:numPr>
              <w:suppressAutoHyphens w:val="true"/>
              <w:spacing w:before="0" w:after="0"/>
              <w:ind w:hanging="0" w:left="284" w:right="0"/>
              <w:contextualSpacing/>
              <w:jc w:val="left"/>
              <w:rPr>
                <w:szCs w:val="24"/>
              </w:rPr>
            </w:pPr>
            <w:r>
              <w:rPr>
                <w:szCs w:val="24"/>
              </w:rPr>
            </w:r>
          </w:p>
        </w:tc>
      </w:tr>
    </w:tbl>
    <w:p>
      <w:pPr>
        <w:pStyle w:val="ListParagraph"/>
        <w:numPr>
          <w:ilvl w:val="0"/>
          <w:numId w:val="0"/>
        </w:numPr>
        <w:spacing w:lineRule="auto" w:line="247" w:before="0" w:after="3"/>
        <w:ind w:hanging="0" w:left="0" w:right="1"/>
        <w:contextualSpacing/>
        <w:rPr>
          <w:szCs w:val="24"/>
        </w:rPr>
      </w:pPr>
      <w:r>
        <w:rPr>
          <w:szCs w:val="24"/>
        </w:rPr>
        <mc:AlternateContent>
          <mc:Choice Requires="wps">
            <w:drawing>
              <wp:anchor behindDoc="0" distT="45720" distB="45720" distL="114300" distR="114300" simplePos="0" locked="0" layoutInCell="0" allowOverlap="1" relativeHeight="63" wp14:anchorId="7610B359">
                <wp:simplePos x="0" y="0"/>
                <wp:positionH relativeFrom="margin">
                  <wp:posOffset>-192405</wp:posOffset>
                </wp:positionH>
                <wp:positionV relativeFrom="paragraph">
                  <wp:posOffset>345440</wp:posOffset>
                </wp:positionV>
                <wp:extent cx="6427470" cy="473075"/>
                <wp:effectExtent l="5080" t="5715" r="5080" b="4445"/>
                <wp:wrapThrough wrapText="bothSides">
                  <wp:wrapPolygon edited="0">
                    <wp:start x="0" y="0"/>
                    <wp:lineTo x="0" y="21745"/>
                    <wp:lineTo x="21574" y="21745"/>
                    <wp:lineTo x="21574" y="0"/>
                    <wp:lineTo x="0" y="0"/>
                  </wp:wrapPolygon>
                </wp:wrapThrough>
                <wp:docPr id="27" name="Text Box 2"/>
                <a:graphic xmlns:a="http://schemas.openxmlformats.org/drawingml/2006/main">
                  <a:graphicData uri="http://schemas.microsoft.com/office/word/2010/wordprocessingShape">
                    <wps:wsp>
                      <wps:cNvSpPr/>
                      <wps:spPr>
                        <a:xfrm>
                          <a:off x="0" y="0"/>
                          <a:ext cx="6427440" cy="473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&amp; b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5.15pt;margin-top:27.2pt;width:506.05pt;height:37.2pt;mso-wrap-style:square;v-text-anchor:top;mso-position-horizontal-relative:margin" wp14:anchorId="7610B359">
                <v:fill o:detectmouseclick="t" type="solid" color2="black"/>
                <v:stroke color="black" weight="9360" joinstyle="miter" endcap="flat"/>
                <v:textbox>
                  <w:txbxContent>
                    <w:p>
                      <w:pPr>
                        <w:pStyle w:val="FrameContents"/>
                        <w:rPr/>
                      </w:pPr>
                      <w:r>
                        <w:rPr/>
                        <w:t xml:space="preserve">Cyber Security Fundamentals Outcome 1 Performance Criteria  a &amp; b   </w:t>
                      </w:r>
                    </w:p>
                  </w:txbxContent>
                </v:textbox>
                <w10:wrap type="square"/>
              </v:rect>
            </w:pict>
          </mc:Fallback>
        </mc:AlternateContent>
      </w:r>
    </w:p>
    <w:p>
      <w:pPr>
        <w:pStyle w:val="Normal"/>
        <w:spacing w:lineRule="auto" w:line="247" w:before="0" w:after="3"/>
        <w:rPr>
          <w:szCs w:val="24"/>
        </w:rPr>
      </w:pPr>
      <w:r>
        <w:rPr>
          <w:szCs w:val="24"/>
        </w:rPr>
        <w:drawing>
          <wp:anchor behindDoc="0" distT="0" distB="0" distL="114300" distR="0" simplePos="0" locked="0" layoutInCell="0" allowOverlap="1" relativeHeight="83">
            <wp:simplePos x="0" y="0"/>
            <wp:positionH relativeFrom="margin">
              <wp:align>right</wp:align>
            </wp:positionH>
            <wp:positionV relativeFrom="paragraph">
              <wp:posOffset>635</wp:posOffset>
            </wp:positionV>
            <wp:extent cx="6474460" cy="3026410"/>
            <wp:effectExtent l="0" t="0" r="0" b="0"/>
            <wp:wrapThrough wrapText="bothSides">
              <wp:wrapPolygon edited="0">
                <wp:start x="-18" y="0"/>
                <wp:lineTo x="-18" y="21447"/>
                <wp:lineTo x="21527" y="21447"/>
                <wp:lineTo x="21527" y="0"/>
                <wp:lineTo x="-18" y="0"/>
              </wp:wrapPolygon>
            </wp:wrapThrough>
            <wp:docPr id="28" name="Picture 800554083" descr="C:\Users\z619115\AppData\Local\Microsoft\Windows\INetCache\Content.MSO\331C5A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00554083" descr="C:\Users\z619115\AppData\Local\Microsoft\Windows\INetCache\Content.MSO\331C5ACD.tmp"/>
                    <pic:cNvPicPr>
                      <a:picLocks noChangeAspect="1" noChangeArrowheads="1"/>
                    </pic:cNvPicPr>
                  </pic:nvPicPr>
                  <pic:blipFill>
                    <a:blip r:embed="rId46"/>
                    <a:stretch>
                      <a:fillRect/>
                    </a:stretch>
                  </pic:blipFill>
                  <pic:spPr bwMode="auto">
                    <a:xfrm>
                      <a:off x="0" y="0"/>
                      <a:ext cx="6474460" cy="3026410"/>
                    </a:xfrm>
                    <a:prstGeom prst="rect">
                      <a:avLst/>
                    </a:prstGeom>
                  </pic:spPr>
                </pic:pic>
              </a:graphicData>
            </a:graphic>
          </wp:anchor>
        </w:drawing>
      </w:r>
    </w:p>
    <w:p>
      <w:pPr>
        <w:pStyle w:val="Normal"/>
        <w:spacing w:lineRule="auto" w:line="247" w:before="0" w:after="3"/>
        <w:rPr>
          <w:b/>
          <w:bCs/>
          <w:u w:val="single"/>
        </w:rPr>
      </w:pPr>
      <w:r>
        <w:rPr>
          <w:b/>
          <w:bCs/>
          <w:u w:val="single"/>
        </w:rPr>
      </w:r>
    </w:p>
    <w:p>
      <w:pPr>
        <w:pStyle w:val="Normal"/>
        <w:spacing w:lineRule="auto" w:line="247" w:before="0" w:after="3"/>
        <w:rPr>
          <w:b/>
          <w:bCs/>
          <w:u w:val="single"/>
        </w:rPr>
      </w:pPr>
      <w:r>
        <w:rPr>
          <w:b/>
          <w:bCs/>
          <w:u w:val="single"/>
        </w:rPr>
        <w:t>Online Risks to Your Device</w:t>
      </w:r>
    </w:p>
    <w:p>
      <w:pPr>
        <w:pStyle w:val="Normal"/>
        <w:spacing w:lineRule="auto" w:line="247" w:before="0" w:after="3"/>
        <w:rPr/>
      </w:pPr>
      <w:r>
        <w:rPr/>
        <w:t xml:space="preserve">In the previous section you set up </w:t>
      </w:r>
      <w:r>
        <w:rPr>
          <w:b/>
          <w:bCs/>
        </w:rPr>
        <w:t>security features</w:t>
      </w:r>
      <w:r>
        <w:rPr/>
        <w:t xml:space="preserve"> that kept your device </w:t>
      </w:r>
      <w:r>
        <w:rPr>
          <w:b/>
          <w:bCs/>
        </w:rPr>
        <w:t>physically secure</w:t>
      </w:r>
      <w:r>
        <w:rPr/>
        <w:t xml:space="preserve">. However, once you connect to the Internet there are </w:t>
      </w:r>
      <w:r>
        <w:rPr>
          <w:b/>
          <w:bCs/>
        </w:rPr>
        <w:t>remote risks</w:t>
      </w:r>
      <w:r>
        <w:rPr/>
        <w:t xml:space="preserve"> to your device security. These risks will vary depending on how you use your device and whether you consume content, create content or communicate with others. The more you create and communicate content the bigger your </w:t>
      </w:r>
      <w:r>
        <w:rPr>
          <w:b/>
          <w:bCs/>
        </w:rPr>
        <w:t>digital footprint</w:t>
      </w:r>
      <w:r>
        <w:rPr/>
        <w:t xml:space="preserve"> and the more ‘visible’ you become online and therefore the more likely you and your device are to be attacked.</w:t>
      </w:r>
    </w:p>
    <w:p>
      <w:pPr>
        <w:pStyle w:val="Normal"/>
        <w:spacing w:lineRule="auto" w:line="247" w:before="0" w:after="3"/>
        <w:rPr/>
      </w:pPr>
      <w:r>
        <w:rPr/>
        <w:br/>
        <w:t>It is illegal to knowingly distribute malicious software under the Computer Misuse Act (UK).</w:t>
      </w:r>
      <w:r>
        <w:rPr>
          <w:b/>
          <w:bCs/>
          <w:u w:val="single"/>
        </w:rPr>
        <w:t xml:space="preserve"> </w:t>
      </w:r>
    </w:p>
    <w:p>
      <w:pPr>
        <w:pStyle w:val="Normal"/>
        <w:spacing w:lineRule="auto" w:line="247" w:before="0" w:after="3"/>
        <w:rPr>
          <w:b/>
          <w:bCs/>
          <w:u w:val="single"/>
        </w:rPr>
      </w:pPr>
      <w:r>
        <w:rPr>
          <w:b/>
          <w:bCs/>
          <w:u w:val="single"/>
        </w:rPr>
      </w:r>
    </w:p>
    <w:p>
      <w:pPr>
        <w:pStyle w:val="Normal"/>
        <w:spacing w:lineRule="auto" w:line="247" w:before="0" w:after="3"/>
        <w:rPr>
          <w:b/>
          <w:bCs/>
          <w:szCs w:val="24"/>
          <w:u w:val="single"/>
        </w:rPr>
      </w:pPr>
      <w:r>
        <w:rPr>
          <w:b/>
          <w:bCs/>
          <w:szCs w:val="24"/>
          <w:u w:val="single"/>
        </w:rPr>
      </w:r>
    </w:p>
    <w:p>
      <w:pPr>
        <w:pStyle w:val="Normal"/>
        <w:spacing w:lineRule="auto" w:line="247" w:before="0" w:after="3"/>
        <w:rPr>
          <w:b/>
          <w:bCs/>
          <w:u w:val="single"/>
        </w:rPr>
      </w:pPr>
      <w:r>
        <w:rPr>
          <w:b/>
          <w:bCs/>
          <w:u w:val="single"/>
        </w:rPr>
        <w:t>Being Cyber Resilient – living with online threats and risks</w:t>
      </w:r>
    </w:p>
    <w:p>
      <w:pPr>
        <w:pStyle w:val="Normal"/>
        <w:spacing w:lineRule="auto" w:line="247" w:before="0" w:after="3"/>
        <w:rPr/>
      </w:pPr>
      <w:r>
        <w:rPr/>
        <w:t xml:space="preserve">Our </w:t>
      </w:r>
      <w:r>
        <w:rPr>
          <w:b/>
          <w:bCs/>
        </w:rPr>
        <w:t>cyber resilience</w:t>
      </w:r>
      <w:r>
        <w:rPr/>
        <w:t xml:space="preserve"> strategy for online threats is simple:</w:t>
      </w:r>
    </w:p>
    <w:p>
      <w:pPr>
        <w:pStyle w:val="ListParagraph"/>
        <w:numPr>
          <w:ilvl w:val="0"/>
          <w:numId w:val="10"/>
        </w:numPr>
        <w:spacing w:lineRule="auto" w:line="247" w:before="0" w:after="3"/>
        <w:ind w:hanging="360" w:left="720" w:right="0"/>
        <w:contextualSpacing/>
        <w:rPr>
          <w:rFonts w:ascii="Cambria" w:hAnsi="Cambria" w:asciiTheme="minorHAnsi" w:hAnsiTheme="minorHAnsi"/>
        </w:rPr>
      </w:pPr>
      <w:r>
        <w:rPr>
          <w:b/>
          <w:bCs/>
        </w:rPr>
        <w:t xml:space="preserve">Recognise </w:t>
      </w:r>
      <w:r>
        <w:rPr/>
        <w:t>- know the threats you might face and be aware of where they come from (emails, websites, direct messages)</w:t>
      </w:r>
    </w:p>
    <w:p>
      <w:pPr>
        <w:pStyle w:val="ListParagraph"/>
        <w:numPr>
          <w:ilvl w:val="0"/>
          <w:numId w:val="10"/>
        </w:numPr>
        <w:spacing w:lineRule="auto" w:line="247" w:before="0" w:after="3"/>
        <w:ind w:hanging="360" w:left="720" w:right="0"/>
        <w:contextualSpacing/>
        <w:rPr>
          <w:rFonts w:ascii="Cambria" w:hAnsi="Cambria" w:asciiTheme="minorHAnsi" w:hAnsiTheme="minorHAnsi"/>
        </w:rPr>
      </w:pPr>
      <w:r>
        <w:rPr>
          <w:b/>
          <w:bCs/>
        </w:rPr>
        <w:t xml:space="preserve">React </w:t>
      </w:r>
      <w:r>
        <w:rPr/>
        <w:t xml:space="preserve">– know what to do when you are attacked or threatened with malware </w:t>
      </w:r>
    </w:p>
    <w:p>
      <w:pPr>
        <w:pStyle w:val="ListParagraph"/>
        <w:numPr>
          <w:ilvl w:val="0"/>
          <w:numId w:val="10"/>
        </w:numPr>
        <w:spacing w:lineRule="auto" w:line="247" w:before="0" w:after="3"/>
        <w:ind w:hanging="360" w:left="720" w:right="0"/>
        <w:contextualSpacing/>
        <w:rPr>
          <w:rFonts w:ascii="Cambria" w:hAnsi="Cambria" w:asciiTheme="minorHAnsi" w:hAnsiTheme="minorHAnsi"/>
        </w:rPr>
      </w:pPr>
      <w:r>
        <w:rPr>
          <w:b/>
          <w:bCs/>
        </w:rPr>
        <w:t xml:space="preserve">Recover </w:t>
      </w:r>
      <w:r>
        <w:rPr/>
        <w:t>– have a plan to help you recover accounts, details, photos etc. that you may lose in an attack</w:t>
      </w:r>
    </w:p>
    <w:p>
      <w:pPr>
        <w:pStyle w:val="Normal"/>
        <w:spacing w:lineRule="auto" w:line="247" w:before="0" w:after="3"/>
        <w:rPr/>
      </w:pPr>
      <w:r>
        <w:rPr/>
      </w:r>
    </w:p>
    <w:p>
      <w:pPr>
        <w:pStyle w:val="Normal"/>
        <w:spacing w:lineRule="auto" w:line="247" w:before="0" w:after="3"/>
        <w:jc w:val="center"/>
        <w:rPr>
          <w:b/>
          <w:bCs/>
        </w:rPr>
      </w:pPr>
      <w:r>
        <w:rPr/>
        <w:br/>
      </w:r>
    </w:p>
    <w:p>
      <w:pPr>
        <w:pStyle w:val="ListParagraph"/>
        <w:numPr>
          <w:ilvl w:val="0"/>
          <w:numId w:val="0"/>
        </w:numPr>
        <w:spacing w:lineRule="auto" w:line="247" w:before="0" w:after="3"/>
        <w:ind w:hanging="0" w:left="0" w:right="1"/>
        <w:contextualSpacing/>
        <w:rPr>
          <w:b/>
          <w:color w:val="FF0000"/>
          <w:szCs w:val="24"/>
        </w:rPr>
      </w:pPr>
      <w:r>
        <w:rPr>
          <w:b/>
          <w:color w:themeColor="text1" w:themeTint="a6" w:val="FF0000"/>
          <w:szCs w:val="24"/>
        </w:rPr>
      </w:r>
    </w:p>
    <w:p>
      <w:pPr>
        <w:pStyle w:val="Normal"/>
        <w:rPr/>
      </w:pPr>
      <w:r>
        <w:rPr/>
        <mc:AlternateContent>
          <mc:Choice Requires="wps">
            <w:drawing>
              <wp:anchor behindDoc="0" distT="46355" distB="45720" distL="114300" distR="114300" simplePos="0" locked="0" layoutInCell="0" allowOverlap="1" relativeHeight="65" wp14:anchorId="12E02C96">
                <wp:simplePos x="0" y="0"/>
                <wp:positionH relativeFrom="margin">
                  <wp:posOffset>-63500</wp:posOffset>
                </wp:positionH>
                <wp:positionV relativeFrom="paragraph">
                  <wp:posOffset>1633220</wp:posOffset>
                </wp:positionV>
                <wp:extent cx="6427470" cy="532130"/>
                <wp:effectExtent l="5080" t="5080" r="5080" b="5080"/>
                <wp:wrapThrough wrapText="bothSides">
                  <wp:wrapPolygon edited="0">
                    <wp:start x="0" y="0"/>
                    <wp:lineTo x="0" y="21652"/>
                    <wp:lineTo x="21574" y="21652"/>
                    <wp:lineTo x="21574" y="0"/>
                    <wp:lineTo x="0" y="0"/>
                  </wp:wrapPolygon>
                </wp:wrapThrough>
                <wp:docPr id="29" name="Text Box 2"/>
                <a:graphic xmlns:a="http://schemas.openxmlformats.org/drawingml/2006/main">
                  <a:graphicData uri="http://schemas.microsoft.com/office/word/2010/wordprocessingShape">
                    <wps:wsp>
                      <wps:cNvSpPr/>
                      <wps:spPr>
                        <a:xfrm>
                          <a:off x="0" y="0"/>
                          <a:ext cx="6427440" cy="532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&amp; c outcome 2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5pt;margin-top:128.6pt;width:506.05pt;height:41.85pt;mso-wrap-style:square;v-text-anchor:top;mso-position-horizontal-relative:margin" wp14:anchorId="12E02C96">
                <v:fill o:detectmouseclick="t" type="solid" color2="black"/>
                <v:stroke color="black" weight="9360" joinstyle="miter" endcap="flat"/>
                <v:textbox>
                  <w:txbxContent>
                    <w:p>
                      <w:pPr>
                        <w:pStyle w:val="FrameContents"/>
                        <w:rPr/>
                      </w:pPr>
                      <w:r>
                        <w:rPr/>
                        <w:t xml:space="preserve">Cyber Security Fundamentals Outcome 1 Performance Criteria  a, b &amp; c outcome 2 d   </w:t>
                      </w:r>
                    </w:p>
                  </w:txbxContent>
                </v:textbox>
                <w10:wrap type="square"/>
              </v:rect>
            </w:pict>
          </mc:Fallback>
        </mc:AlternateContent>
      </w:r>
      <w:r>
        <w:br w:type="page"/>
      </w:r>
    </w:p>
    <w:p>
      <w:pPr>
        <w:pStyle w:val="Normal"/>
        <w:spacing w:before="0" w:after="0"/>
        <w:rPr>
          <w:szCs w:val="24"/>
        </w:rPr>
      </w:pPr>
      <w:r>
        <w:rPr>
          <w:b/>
          <w:bCs/>
          <w:szCs w:val="24"/>
        </w:rPr>
        <w:t>Recognise</w:t>
      </w:r>
    </w:p>
    <w:p>
      <w:pPr>
        <w:pStyle w:val="Normal"/>
        <w:rPr>
          <w:szCs w:val="24"/>
        </w:rPr>
      </w:pPr>
      <w:r>
        <w:rPr>
          <w:szCs w:val="24"/>
        </w:rPr>
        <w:t xml:space="preserve">When you are using your device, the biggest risk is that you infect your device with </w:t>
      </w:r>
      <w:r>
        <w:rPr>
          <w:b/>
          <w:bCs/>
          <w:szCs w:val="24"/>
        </w:rPr>
        <w:t>malware</w:t>
      </w:r>
      <w:r>
        <w:rPr>
          <w:szCs w:val="24"/>
        </w:rPr>
        <w:t xml:space="preserve">- </w:t>
      </w:r>
      <w:r>
        <w:rPr>
          <w:rFonts w:eastAsia="Arial" w:cs="Arial"/>
          <w:color w:themeColor="text1" w:val="000000"/>
          <w:szCs w:val="24"/>
          <w:u w:val="single"/>
        </w:rPr>
        <w:t>mal</w:t>
      </w:r>
      <w:r>
        <w:rPr>
          <w:rFonts w:eastAsia="Arial" w:cs="Arial"/>
          <w:color w:themeColor="text1" w:val="000000"/>
          <w:szCs w:val="24"/>
        </w:rPr>
        <w:t>icious soft</w:t>
      </w:r>
      <w:r>
        <w:rPr>
          <w:rFonts w:eastAsia="Arial" w:cs="Arial"/>
          <w:color w:themeColor="text1" w:val="000000"/>
          <w:szCs w:val="24"/>
          <w:u w:val="single"/>
        </w:rPr>
        <w:t>ware</w:t>
      </w:r>
      <w:r>
        <w:rPr>
          <w:rFonts w:eastAsia="Arial" w:cs="Arial"/>
          <w:color w:themeColor="text1" w:val="000000"/>
          <w:szCs w:val="24"/>
        </w:rPr>
        <w:t>, which - if able to run - can cause harm in many ways, including:</w:t>
      </w:r>
    </w:p>
    <w:p>
      <w:pPr>
        <w:pStyle w:val="ListParagraph"/>
        <w:numPr>
          <w:ilvl w:val="0"/>
          <w:numId w:val="14"/>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Causing a device to become locked or unusable</w:t>
      </w:r>
    </w:p>
    <w:p>
      <w:pPr>
        <w:pStyle w:val="ListParagraph"/>
        <w:numPr>
          <w:ilvl w:val="0"/>
          <w:numId w:val="14"/>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 xml:space="preserve">Stealing, deleting or </w:t>
      </w:r>
      <w:r>
        <w:rPr>
          <w:rFonts w:eastAsia="Arial" w:cs="Arial"/>
          <w:b/>
          <w:bCs/>
          <w:color w:themeColor="text1" w:val="000000"/>
          <w:szCs w:val="24"/>
        </w:rPr>
        <w:t>encrypting data</w:t>
      </w:r>
    </w:p>
    <w:p>
      <w:pPr>
        <w:pStyle w:val="ListParagraph"/>
        <w:numPr>
          <w:ilvl w:val="0"/>
          <w:numId w:val="14"/>
        </w:numPr>
        <w:spacing w:lineRule="auto" w:line="240"/>
        <w:ind w:hanging="360" w:left="720" w:right="0"/>
        <w:rPr>
          <w:rFonts w:ascii="Cambria" w:hAnsi="Cambria" w:asciiTheme="minorHAnsi" w:hAnsiTheme="minorHAnsi"/>
          <w:color w:themeColor="text1" w:val="000000"/>
          <w:szCs w:val="24"/>
        </w:rPr>
      </w:pPr>
      <w:r>
        <w:rPr>
          <w:rFonts w:eastAsia="Arial" w:cs="Arial"/>
          <w:b/>
          <w:bCs/>
          <w:color w:themeColor="text1" w:val="000000"/>
          <w:szCs w:val="24"/>
        </w:rPr>
        <w:t>Taking control</w:t>
      </w:r>
      <w:r>
        <w:rPr>
          <w:rFonts w:eastAsia="Arial" w:cs="Arial"/>
          <w:color w:themeColor="text1" w:val="000000"/>
          <w:szCs w:val="24"/>
        </w:rPr>
        <w:t xml:space="preserve"> of your devices to attack other organisations</w:t>
      </w:r>
    </w:p>
    <w:p>
      <w:pPr>
        <w:pStyle w:val="ListParagraph"/>
        <w:numPr>
          <w:ilvl w:val="0"/>
          <w:numId w:val="14"/>
        </w:numPr>
        <w:spacing w:lineRule="auto" w:line="259"/>
        <w:ind w:hanging="360" w:left="720" w:right="0"/>
        <w:rPr>
          <w:rFonts w:ascii="Cambria" w:hAnsi="Cambria" w:asciiTheme="minorHAnsi" w:hAnsiTheme="minorHAnsi"/>
          <w:color w:themeColor="text1" w:val="000000"/>
          <w:szCs w:val="24"/>
        </w:rPr>
      </w:pPr>
      <w:r>
        <w:rPr>
          <w:rFonts w:eastAsia="Arial" w:cs="Arial"/>
          <w:b/>
          <w:bCs/>
          <w:color w:themeColor="text1" w:val="000000"/>
          <w:szCs w:val="24"/>
        </w:rPr>
        <w:t>Obtaining credentials</w:t>
      </w:r>
      <w:r>
        <w:rPr>
          <w:rFonts w:eastAsia="Arial" w:cs="Arial"/>
          <w:color w:themeColor="text1" w:val="000000"/>
          <w:szCs w:val="24"/>
        </w:rPr>
        <w:t xml:space="preserve"> which allow access to your other accounts or platforms</w:t>
      </w:r>
    </w:p>
    <w:p>
      <w:pPr>
        <w:pStyle w:val="ListParagraph"/>
        <w:numPr>
          <w:ilvl w:val="0"/>
          <w:numId w:val="14"/>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 xml:space="preserve">'Mining' </w:t>
      </w:r>
      <w:r>
        <w:rPr>
          <w:rFonts w:eastAsia="Arial" w:cs="Arial"/>
          <w:b/>
          <w:bCs/>
          <w:color w:themeColor="text1" w:val="000000"/>
          <w:szCs w:val="24"/>
        </w:rPr>
        <w:t>cryptocurrency</w:t>
      </w:r>
    </w:p>
    <w:p>
      <w:pPr>
        <w:pStyle w:val="ListParagraph"/>
        <w:numPr>
          <w:ilvl w:val="0"/>
          <w:numId w:val="14"/>
        </w:numPr>
        <w:spacing w:lineRule="auto" w:line="240"/>
        <w:ind w:hanging="360" w:left="720" w:right="0"/>
        <w:rPr>
          <w:rFonts w:ascii="Cambria" w:hAnsi="Cambria" w:asciiTheme="minorHAnsi" w:hAnsiTheme="minorHAnsi"/>
          <w:color w:themeColor="text1" w:val="000000"/>
          <w:szCs w:val="24"/>
        </w:rPr>
      </w:pPr>
      <w:r>
        <w:rPr>
          <w:rFonts w:eastAsia="Arial" w:cs="Arial"/>
          <w:color w:themeColor="text1" w:val="000000"/>
          <w:szCs w:val="24"/>
        </w:rPr>
        <w:t>Using services that may cost you money (e.g. premium rate phone calls)</w:t>
      </w:r>
    </w:p>
    <w:p>
      <w:pPr>
        <w:pStyle w:val="Normal"/>
        <w:rPr>
          <w:szCs w:val="24"/>
        </w:rPr>
      </w:pPr>
      <w:r>
        <w:rPr>
          <w:szCs w:val="24"/>
        </w:rPr>
      </w:r>
    </w:p>
    <w:p>
      <w:pPr>
        <w:pStyle w:val="Normal"/>
        <w:rPr>
          <w:szCs w:val="24"/>
        </w:rPr>
      </w:pPr>
      <w:r>
        <w:rPr>
          <w:szCs w:val="24"/>
        </w:rPr>
      </w:r>
    </w:p>
    <w:p>
      <w:pPr>
        <w:pStyle w:val="Normal"/>
        <w:rPr>
          <w:szCs w:val="24"/>
        </w:rPr>
      </w:pPr>
      <w:r>
        <w:rPr>
          <w:szCs w:val="24"/>
        </w:rPr>
        <w:t>These are some examples of malware you should be aware of:</w:t>
      </w:r>
    </w:p>
    <w:p>
      <w:pPr>
        <w:pStyle w:val="ListParagraph"/>
        <w:numPr>
          <w:ilvl w:val="0"/>
          <w:numId w:val="13"/>
        </w:numPr>
        <w:spacing w:lineRule="auto" w:line="240"/>
        <w:ind w:hanging="360" w:left="720" w:right="0"/>
        <w:rPr>
          <w:szCs w:val="24"/>
        </w:rPr>
      </w:pPr>
      <w:r>
        <w:rPr>
          <w:szCs w:val="24"/>
        </w:rPr>
        <w:t>Viruses</w:t>
      </w:r>
    </w:p>
    <w:p>
      <w:pPr>
        <w:pStyle w:val="ListParagraph"/>
        <w:numPr>
          <w:ilvl w:val="0"/>
          <w:numId w:val="13"/>
        </w:numPr>
        <w:spacing w:lineRule="auto" w:line="240"/>
        <w:ind w:hanging="360" w:left="720" w:right="0"/>
        <w:rPr>
          <w:szCs w:val="24"/>
        </w:rPr>
      </w:pPr>
      <w:r>
        <w:rPr>
          <w:szCs w:val="24"/>
        </w:rPr>
        <w:t xml:space="preserve">Spyware </w:t>
      </w:r>
    </w:p>
    <w:p>
      <w:pPr>
        <w:pStyle w:val="ListParagraph"/>
        <w:numPr>
          <w:ilvl w:val="0"/>
          <w:numId w:val="13"/>
        </w:numPr>
        <w:spacing w:lineRule="auto" w:line="240"/>
        <w:ind w:hanging="360" w:left="720" w:right="0"/>
        <w:rPr>
          <w:szCs w:val="24"/>
        </w:rPr>
      </w:pPr>
      <w:r>
        <w:rPr>
          <w:szCs w:val="24"/>
        </w:rPr>
        <w:t xml:space="preserve">Ransomware </w:t>
      </w:r>
    </w:p>
    <w:p>
      <w:pPr>
        <w:pStyle w:val="ListParagraph"/>
        <w:numPr>
          <w:ilvl w:val="0"/>
          <w:numId w:val="13"/>
        </w:numPr>
        <w:spacing w:lineRule="auto" w:line="240"/>
        <w:ind w:hanging="360" w:left="720" w:right="0"/>
        <w:rPr>
          <w:szCs w:val="24"/>
        </w:rPr>
      </w:pPr>
      <w:r>
        <w:rPr>
          <w:szCs w:val="24"/>
        </w:rPr>
        <w:t>Trojan horses</w:t>
      </w:r>
    </w:p>
    <w:p>
      <w:pPr>
        <w:pStyle w:val="ListParagraph"/>
        <w:numPr>
          <w:ilvl w:val="0"/>
          <w:numId w:val="13"/>
        </w:numPr>
        <w:spacing w:lineRule="auto" w:line="240"/>
        <w:ind w:hanging="360" w:left="720" w:right="0"/>
        <w:rPr>
          <w:szCs w:val="24"/>
        </w:rPr>
      </w:pPr>
      <w:r>
        <w:rPr>
          <w:szCs w:val="24"/>
        </w:rPr>
        <w:t>Adware</w:t>
      </w:r>
    </w:p>
    <w:p>
      <w:pPr>
        <w:pStyle w:val="ListParagraph"/>
        <w:numPr>
          <w:ilvl w:val="0"/>
          <w:numId w:val="13"/>
        </w:numPr>
        <w:spacing w:lineRule="auto" w:line="240"/>
        <w:ind w:hanging="360" w:left="720" w:right="0"/>
        <w:rPr>
          <w:szCs w:val="24"/>
        </w:rPr>
      </w:pPr>
      <w:r>
        <w:rPr>
          <w:szCs w:val="24"/>
        </w:rPr>
        <w:t>Worms</w:t>
      </w:r>
    </w:p>
    <w:p>
      <w:pPr>
        <w:pStyle w:val="ListParagraph"/>
        <w:numPr>
          <w:ilvl w:val="0"/>
          <w:numId w:val="13"/>
        </w:numPr>
        <w:spacing w:lineRule="auto" w:line="240"/>
        <w:ind w:hanging="360" w:left="720" w:right="0"/>
        <w:rPr>
          <w:szCs w:val="24"/>
        </w:rPr>
      </w:pPr>
      <w:r>
        <w:rPr>
          <w:szCs w:val="24"/>
        </w:rPr>
        <w:t>Botnets</w:t>
      </w:r>
    </w:p>
    <w:p>
      <w:pPr>
        <w:pStyle w:val="ListParagraph"/>
        <w:numPr>
          <w:ilvl w:val="0"/>
          <w:numId w:val="0"/>
        </w:numPr>
        <w:ind w:hanging="0" w:left="284" w:right="0"/>
        <w:rPr>
          <w:szCs w:val="24"/>
        </w:rPr>
      </w:pPr>
      <w:r>
        <w:rPr>
          <w:szCs w:val="24"/>
        </w:rPr>
      </w:r>
    </w:p>
    <w:p>
      <w:pPr>
        <w:pStyle w:val="Normal"/>
        <w:rPr>
          <w:szCs w:val="24"/>
        </w:rPr>
      </w:pPr>
      <w:r>
        <w:rPr>
          <w:szCs w:val="24"/>
        </w:rPr>
      </w:r>
    </w:p>
    <w:p>
      <w:pPr>
        <w:pStyle w:val="Normal"/>
        <w:rPr/>
      </w:pPr>
      <w:r>
        <w:rPr/>
        <w:t xml:space="preserve">Some </w:t>
      </w:r>
      <w:r>
        <w:rPr>
          <w:b/>
        </w:rPr>
        <w:t>malware</w:t>
      </w:r>
      <w:r>
        <w:rPr/>
        <w:t xml:space="preserve">, such as </w:t>
      </w:r>
      <w:r>
        <w:rPr>
          <w:b/>
        </w:rPr>
        <w:t xml:space="preserve">viruses </w:t>
      </w:r>
      <w:r>
        <w:rPr/>
        <w:t xml:space="preserve">and </w:t>
      </w:r>
      <w:r>
        <w:rPr>
          <w:b/>
        </w:rPr>
        <w:t xml:space="preserve">ransomware, </w:t>
      </w:r>
      <w:r>
        <w:rPr/>
        <w:t xml:space="preserve">will usually inform you that they have infected your device, while others will work in the background without alerting you, such as </w:t>
      </w:r>
      <w:r>
        <w:rPr>
          <w:b/>
        </w:rPr>
        <w:t>botnet attacks</w:t>
      </w:r>
      <w:r>
        <w:rPr/>
        <w:t xml:space="preserve">, </w:t>
      </w:r>
      <w:r>
        <w:rPr>
          <w:b/>
        </w:rPr>
        <w:t xml:space="preserve">adware </w:t>
      </w:r>
      <w:r>
        <w:rPr/>
        <w:t xml:space="preserve">or </w:t>
      </w:r>
      <w:r>
        <w:rPr>
          <w:b/>
        </w:rPr>
        <w:t>trojans</w:t>
      </w:r>
      <w:r>
        <w:rPr/>
        <w:t>.</w:t>
      </w:r>
    </w:p>
    <w:p>
      <w:pPr>
        <w:pStyle w:val="Normal"/>
        <w:jc w:val="center"/>
        <w:rPr/>
      </w:pPr>
      <w:r>
        <w:rPr/>
      </w:r>
    </w:p>
    <w:p>
      <w:pPr>
        <w:pStyle w:val="Normal"/>
        <w:ind w:firstLine="720" w:right="2835"/>
        <w:rPr/>
      </w:pPr>
      <w:r>
        <w:rPr/>
      </w:r>
    </w:p>
    <w:p>
      <w:pPr>
        <w:pStyle w:val="Normal"/>
        <w:rPr/>
      </w:pPr>
      <w:r>
        <w:rPr/>
        <mc:AlternateContent>
          <mc:Choice Requires="wps">
            <w:drawing>
              <wp:anchor behindDoc="0" distT="45720" distB="45720" distL="114300" distR="113030" simplePos="0" locked="0" layoutInCell="0" allowOverlap="1" relativeHeight="67" wp14:anchorId="09A2CE6A">
                <wp:simplePos x="0" y="0"/>
                <wp:positionH relativeFrom="margin">
                  <wp:align>center</wp:align>
                </wp:positionH>
                <wp:positionV relativeFrom="paragraph">
                  <wp:posOffset>4224020</wp:posOffset>
                </wp:positionV>
                <wp:extent cx="6427470" cy="508635"/>
                <wp:effectExtent l="5080" t="5715" r="5080" b="4445"/>
                <wp:wrapThrough wrapText="bothSides">
                  <wp:wrapPolygon edited="0">
                    <wp:start x="0" y="0"/>
                    <wp:lineTo x="0" y="21843"/>
                    <wp:lineTo x="21574" y="21843"/>
                    <wp:lineTo x="21574" y="0"/>
                    <wp:lineTo x="0" y="0"/>
                  </wp:wrapPolygon>
                </wp:wrapThrough>
                <wp:docPr id="30" name="Text Box 2"/>
                <a:graphic xmlns:a="http://schemas.openxmlformats.org/drawingml/2006/main">
                  <a:graphicData uri="http://schemas.microsoft.com/office/word/2010/wordprocessingShape">
                    <wps:wsp>
                      <wps:cNvSpPr/>
                      <wps:spPr>
                        <a:xfrm>
                          <a:off x="0" y="0"/>
                          <a:ext cx="642744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&amp; c outcome 2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2.05pt;margin-top:332.6pt;width:506.05pt;height:40pt;mso-wrap-style:square;v-text-anchor:top;mso-position-horizontal:center;mso-position-horizontal-relative:margin" wp14:anchorId="09A2CE6A">
                <v:fill o:detectmouseclick="t" type="solid" color2="black"/>
                <v:stroke color="black" weight="9360" joinstyle="miter" endcap="flat"/>
                <v:textbox>
                  <w:txbxContent>
                    <w:p>
                      <w:pPr>
                        <w:pStyle w:val="FrameContents"/>
                        <w:rPr/>
                      </w:pPr>
                      <w:r>
                        <w:rPr/>
                        <w:t xml:space="preserve">Cyber Security Fundamentals Outcome 1 Performance Criteria  a, b &amp; c outcome 2 d   </w:t>
                      </w:r>
                    </w:p>
                  </w:txbxContent>
                </v:textbox>
                <w10:wrap type="square"/>
              </v:rect>
            </w:pict>
          </mc:Fallback>
        </mc:AlternateContent>
      </w:r>
      <w:r>
        <w:br w:type="page"/>
      </w:r>
    </w:p>
    <w:p>
      <w:pPr>
        <w:pStyle w:val="Normal"/>
        <w:spacing w:before="0" w:after="0"/>
        <w:ind w:hanging="0" w:right="2835"/>
        <w:rPr/>
      </w:pPr>
      <w:r>
        <w:rPr>
          <w:b/>
          <w:bCs/>
          <w:u w:val="single"/>
        </w:rPr>
        <w:t>Ransomware</w:t>
      </w:r>
    </w:p>
    <w:p>
      <w:pPr>
        <w:pStyle w:val="Normal"/>
        <w:spacing w:lineRule="auto" w:line="259"/>
        <w:rPr/>
      </w:pPr>
      <w:hyperlink r:id="rId47">
        <w:r>
          <w:rPr>
            <w:rStyle w:val="Hyperlink"/>
          </w:rPr>
          <w:t>Ransomware is the single biggest threat to individuals</w:t>
        </w:r>
      </w:hyperlink>
      <w:r>
        <w:rPr/>
        <w:t xml:space="preserve"> - it</w:t>
      </w:r>
      <w:r>
        <w:rPr>
          <w:rFonts w:eastAsia="Arial" w:cs="Arial"/>
          <w:color w:themeColor="text1" w:val="000000"/>
        </w:rPr>
        <w:t xml:space="preserve"> is a type of </w:t>
      </w:r>
      <w:r>
        <w:rPr>
          <w:rFonts w:eastAsia="Arial" w:cs="Arial"/>
          <w:b/>
          <w:bCs/>
          <w:color w:themeColor="text1" w:val="000000"/>
        </w:rPr>
        <w:t xml:space="preserve">malware </w:t>
      </w:r>
      <w:r>
        <w:rPr>
          <w:rFonts w:eastAsia="Arial" w:cs="Arial"/>
          <w:color w:themeColor="text1" w:val="000000"/>
        </w:rPr>
        <w:t xml:space="preserve">that prevents you from accessing your device (or the data that is stored on it). The device itself may become locked, or the data on it might be stolen, deleted or </w:t>
      </w:r>
      <w:r>
        <w:rPr>
          <w:rFonts w:eastAsia="Arial" w:cs="Arial"/>
          <w:b/>
          <w:bCs/>
          <w:color w:themeColor="text1" w:val="000000"/>
        </w:rPr>
        <w:t>encrypted</w:t>
      </w:r>
      <w:r>
        <w:rPr>
          <w:rFonts w:eastAsia="Arial" w:cs="Arial"/>
          <w:color w:themeColor="text1" w:val="000000"/>
        </w:rPr>
        <w:t xml:space="preserve">. Usually, you are asked to contact the attacker via an anonymous email address or follow instructions on an anonymous web page, to make payment. However, even if you pay the ransom, there is no guarantee that you will get access to your device, or your files. </w:t>
      </w:r>
      <w:r>
        <w:rPr>
          <w:rFonts w:eastAsia="Arial" w:cs="Arial"/>
          <w:b/>
          <w:bCs/>
          <w:color w:themeColor="text1" w:val="000000"/>
        </w:rPr>
        <w:t>For these reasons, it's essential that you always have a recent offline backup of your most important files and data</w:t>
      </w:r>
      <w:r>
        <w:rPr>
          <w:rFonts w:eastAsia="Arial" w:cs="Arial"/>
          <w:color w:themeColor="text1" w:val="000000"/>
        </w:rPr>
        <w:t>.</w:t>
      </w:r>
      <w:r>
        <w:rPr/>
        <w:br/>
        <w:br/>
      </w:r>
    </w:p>
    <w:p>
      <w:pPr>
        <w:pStyle w:val="Normal"/>
        <w:spacing w:lineRule="auto" w:line="259"/>
        <w:rPr/>
      </w:pPr>
      <w:r>
        <w:rPr/>
        <w:t xml:space="preserve">If your device is </w:t>
      </w:r>
      <w:r>
        <w:rPr>
          <w:b/>
          <w:bCs/>
        </w:rPr>
        <w:t xml:space="preserve">infected </w:t>
      </w:r>
      <w:r>
        <w:rPr/>
        <w:t>with ransomware you may see the following on your screen:</w:t>
      </w:r>
    </w:p>
    <w:tbl>
      <w:tblPr>
        <w:tblStyle w:val="TableGrid"/>
        <w:tblW w:w="10188"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5094"/>
        <w:gridCol w:w="5093"/>
      </w:tblGrid>
      <w:tr>
        <w:trPr/>
        <w:tc>
          <w:tcPr>
            <w:tcW w:w="5094" w:type="dxa"/>
            <w:tcBorders/>
          </w:tcPr>
          <w:p>
            <w:pPr>
              <w:pStyle w:val="Normal"/>
              <w:widowControl/>
              <w:suppressAutoHyphens w:val="true"/>
              <w:spacing w:before="0" w:after="0"/>
              <w:jc w:val="left"/>
              <w:rPr>
                <w:rFonts w:eastAsia="Times New Roman" w:cs=""/>
                <w:kern w:val="0"/>
                <w:lang w:val="en-GB" w:eastAsia="en-US" w:bidi="ar-SA"/>
              </w:rPr>
            </w:pPr>
            <w:r>
              <w:rPr/>
              <w:drawing>
                <wp:inline distT="0" distB="0" distL="0" distR="0">
                  <wp:extent cx="2714625" cy="1527175"/>
                  <wp:effectExtent l="0" t="0" r="0" b="0"/>
                  <wp:docPr id="31" name="Picture 21434136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43413659" descr=""/>
                          <pic:cNvPicPr>
                            <a:picLocks noChangeAspect="1" noChangeArrowheads="1"/>
                          </pic:cNvPicPr>
                        </pic:nvPicPr>
                        <pic:blipFill>
                          <a:blip r:embed="rId48"/>
                          <a:stretch>
                            <a:fillRect/>
                          </a:stretch>
                        </pic:blipFill>
                        <pic:spPr bwMode="auto">
                          <a:xfrm>
                            <a:off x="0" y="0"/>
                            <a:ext cx="2714625" cy="1527175"/>
                          </a:xfrm>
                          <a:prstGeom prst="rect">
                            <a:avLst/>
                          </a:prstGeom>
                        </pic:spPr>
                      </pic:pic>
                    </a:graphicData>
                  </a:graphic>
                </wp:inline>
              </w:drawing>
            </w:r>
          </w:p>
        </w:tc>
        <w:tc>
          <w:tcPr>
            <w:tcW w:w="5093" w:type="dxa"/>
            <w:tcBorders/>
          </w:tcPr>
          <w:p>
            <w:pPr>
              <w:pStyle w:val="Normal"/>
              <w:widowControl/>
              <w:suppressAutoHyphens w:val="true"/>
              <w:spacing w:before="0" w:after="0"/>
              <w:jc w:val="left"/>
              <w:rPr>
                <w:rFonts w:eastAsia="Times New Roman" w:cs=""/>
                <w:kern w:val="0"/>
                <w:lang w:val="en-GB" w:eastAsia="en-US" w:bidi="ar-SA"/>
              </w:rPr>
            </w:pPr>
            <w:r>
              <w:rPr/>
              <w:drawing>
                <wp:inline distT="0" distB="0" distL="0" distR="0">
                  <wp:extent cx="2714625" cy="2047240"/>
                  <wp:effectExtent l="0" t="0" r="0" b="0"/>
                  <wp:docPr id="32" name="Picture 9193886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19388632" descr=""/>
                          <pic:cNvPicPr>
                            <a:picLocks noChangeAspect="1" noChangeArrowheads="1"/>
                          </pic:cNvPicPr>
                        </pic:nvPicPr>
                        <pic:blipFill>
                          <a:blip r:embed="rId49"/>
                          <a:stretch>
                            <a:fillRect/>
                          </a:stretch>
                        </pic:blipFill>
                        <pic:spPr bwMode="auto">
                          <a:xfrm>
                            <a:off x="0" y="0"/>
                            <a:ext cx="2714625" cy="2047240"/>
                          </a:xfrm>
                          <a:prstGeom prst="rect">
                            <a:avLst/>
                          </a:prstGeom>
                        </pic:spPr>
                      </pic:pic>
                    </a:graphicData>
                  </a:graphic>
                </wp:inline>
              </w:drawing>
            </w:r>
          </w:p>
        </w:tc>
      </w:tr>
    </w:tbl>
    <w:p>
      <w:pPr>
        <w:pStyle w:val="Normal"/>
        <w:spacing w:lineRule="auto" w:line="259"/>
        <w:rPr/>
      </w:pPr>
      <w:r>
        <w:rPr/>
      </w:r>
    </w:p>
    <w:p>
      <w:pPr>
        <w:pStyle w:val="Normal"/>
        <w:spacing w:lineRule="auto" w:line="259"/>
        <w:rPr>
          <w:szCs w:val="24"/>
        </w:rPr>
      </w:pPr>
      <w:r>
        <w:rPr>
          <w:szCs w:val="24"/>
        </w:rPr>
      </w:r>
    </w:p>
    <w:p>
      <w:pPr>
        <w:pStyle w:val="Normal"/>
        <w:spacing w:lineRule="auto" w:line="259"/>
        <w:rPr>
          <w:szCs w:val="24"/>
        </w:rPr>
      </w:pPr>
      <w:r>
        <w:rPr>
          <w:szCs w:val="24"/>
        </w:rPr>
      </w:r>
    </w:p>
    <w:p>
      <w:pPr>
        <w:pStyle w:val="Normal"/>
        <w:spacing w:lineRule="auto" w:line="259"/>
        <w:rPr>
          <w:szCs w:val="24"/>
        </w:rPr>
      </w:pPr>
      <w:r>
        <w:rPr>
          <w:szCs w:val="24"/>
        </w:rPr>
      </w:r>
    </w:p>
    <w:p>
      <w:pPr>
        <w:pStyle w:val="Normal"/>
        <w:spacing w:lineRule="auto" w:line="259"/>
        <w:jc w:val="center"/>
        <w:rPr>
          <w:sz w:val="36"/>
          <w:szCs w:val="36"/>
        </w:rPr>
      </w:pPr>
      <w:r>
        <w:rPr>
          <w:sz w:val="32"/>
          <w:szCs w:val="32"/>
        </w:rPr>
        <w:t>RANSOMWARE CAN’T ENCRYPT YOUR DEVICE WITHOUT YOU</w:t>
      </w:r>
    </w:p>
    <w:p>
      <w:pPr>
        <w:pStyle w:val="Normal"/>
        <w:spacing w:lineRule="auto" w:line="259"/>
        <w:jc w:val="center"/>
        <w:rPr>
          <w:szCs w:val="24"/>
        </w:rPr>
      </w:pPr>
      <w:r>
        <w:rPr>
          <w:szCs w:val="24"/>
        </w:rPr>
        <w:t>You need to click the link or file for it to encrypt your data</w:t>
      </w:r>
    </w:p>
    <w:p>
      <w:pPr>
        <w:pStyle w:val="Normal"/>
        <w:spacing w:lineRule="auto" w:line="259"/>
        <w:jc w:val="center"/>
        <w:rPr/>
      </w:pPr>
      <w:r>
        <w:rPr/>
        <w:drawing>
          <wp:inline distT="0" distB="0" distL="0" distR="0">
            <wp:extent cx="4572000" cy="2651760"/>
            <wp:effectExtent l="0" t="0" r="0" b="0"/>
            <wp:docPr id="33" name="Picture 1006684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06684572" descr=""/>
                    <pic:cNvPicPr>
                      <a:picLocks noChangeAspect="1" noChangeArrowheads="1"/>
                    </pic:cNvPicPr>
                  </pic:nvPicPr>
                  <pic:blipFill>
                    <a:blip r:embed="rId50"/>
                    <a:stretch>
                      <a:fillRect/>
                    </a:stretch>
                  </pic:blipFill>
                  <pic:spPr bwMode="auto">
                    <a:xfrm>
                      <a:off x="0" y="0"/>
                      <a:ext cx="4572000" cy="2651760"/>
                    </a:xfrm>
                    <a:prstGeom prst="rect">
                      <a:avLst/>
                    </a:prstGeom>
                  </pic:spPr>
                </pic:pic>
              </a:graphicData>
            </a:graphic>
          </wp:inline>
        </w:drawing>
      </w:r>
    </w:p>
    <w:p>
      <w:pPr>
        <w:pStyle w:val="Normal"/>
        <w:spacing w:lineRule="auto" w:line="259"/>
        <w:rPr/>
      </w:pPr>
      <w:r>
        <w:rPr/>
        <mc:AlternateContent>
          <mc:Choice Requires="wps">
            <w:drawing>
              <wp:anchor behindDoc="0" distT="45720" distB="45720" distL="0" distR="113030" simplePos="0" locked="0" layoutInCell="0" allowOverlap="1" relativeHeight="69" wp14:anchorId="6B0E618A">
                <wp:simplePos x="0" y="0"/>
                <wp:positionH relativeFrom="margin">
                  <wp:align>left</wp:align>
                </wp:positionH>
                <wp:positionV relativeFrom="paragraph">
                  <wp:posOffset>566420</wp:posOffset>
                </wp:positionV>
                <wp:extent cx="6427470" cy="508635"/>
                <wp:effectExtent l="5080" t="5715" r="5080" b="4445"/>
                <wp:wrapThrough wrapText="bothSides">
                  <wp:wrapPolygon edited="0">
                    <wp:start x="0" y="0"/>
                    <wp:lineTo x="0" y="21843"/>
                    <wp:lineTo x="21574" y="21843"/>
                    <wp:lineTo x="21574" y="0"/>
                    <wp:lineTo x="0" y="0"/>
                  </wp:wrapPolygon>
                </wp:wrapThrough>
                <wp:docPr id="34" name="Text Box 2"/>
                <a:graphic xmlns:a="http://schemas.openxmlformats.org/drawingml/2006/main">
                  <a:graphicData uri="http://schemas.microsoft.com/office/word/2010/wordprocessingShape">
                    <wps:wsp>
                      <wps:cNvSpPr/>
                      <wps:spPr>
                        <a:xfrm>
                          <a:off x="0" y="0"/>
                          <a:ext cx="642744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&amp; c outcome 2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44.6pt;width:506.05pt;height:40pt;mso-wrap-style:square;v-text-anchor:top;mso-position-horizontal:left;mso-position-horizontal-relative:margin" wp14:anchorId="6B0E618A">
                <v:fill o:detectmouseclick="t" type="solid" color2="black"/>
                <v:stroke color="black" weight="9360" joinstyle="miter" endcap="flat"/>
                <v:textbox>
                  <w:txbxContent>
                    <w:p>
                      <w:pPr>
                        <w:pStyle w:val="FrameContents"/>
                        <w:rPr/>
                      </w:pPr>
                      <w:r>
                        <w:rPr/>
                        <w:t xml:space="preserve">Cyber Security Fundamentals Outcome 1 Performance Criteria  a, b &amp; c outcome 2 d   </w:t>
                      </w:r>
                    </w:p>
                  </w:txbxContent>
                </v:textbox>
                <w10:wrap type="square"/>
              </v:rect>
            </w:pict>
          </mc:Fallback>
        </mc:AlternateContent>
      </w:r>
      <w:r>
        <w:br w:type="page"/>
      </w:r>
    </w:p>
    <w:p>
      <w:pPr>
        <w:pStyle w:val="ListParagraph"/>
        <w:numPr>
          <w:ilvl w:val="0"/>
          <w:numId w:val="0"/>
        </w:numPr>
        <w:spacing w:lineRule="auto" w:line="247" w:before="0" w:after="3"/>
        <w:ind w:hanging="0" w:left="0" w:right="1"/>
        <w:contextualSpacing/>
        <w:jc w:val="center"/>
        <w:rPr>
          <w:b/>
          <w:bCs/>
        </w:rPr>
      </w:pPr>
      <w:r>
        <w:rPr>
          <w:b/>
          <w:bCs/>
        </w:rPr>
        <w:t>Online Risks Quiz part 1</w:t>
      </w:r>
    </w:p>
    <w:p>
      <w:pPr>
        <w:pStyle w:val="Normal"/>
        <w:spacing w:lineRule="auto" w:line="259"/>
        <w:jc w:val="center"/>
        <w:rPr>
          <w:b/>
          <w:bCs/>
        </w:rPr>
      </w:pPr>
      <w:r>
        <w:rPr>
          <w:b/>
          <w:bCs/>
        </w:rPr>
      </w:r>
    </w:p>
    <w:p>
      <w:pPr>
        <w:pStyle w:val="Normal"/>
        <w:spacing w:lineRule="auto" w:line="259"/>
        <w:rPr>
          <w:szCs w:val="24"/>
          <w:u w:val="single"/>
        </w:rPr>
      </w:pPr>
      <w:r>
        <w:rPr>
          <w:szCs w:val="24"/>
          <w:u w:val="single"/>
        </w:rPr>
        <w:t>Recognise</w:t>
      </w:r>
    </w:p>
    <w:p>
      <w:pPr>
        <w:pStyle w:val="Normal"/>
        <w:spacing w:lineRule="auto" w:line="259"/>
        <w:rPr>
          <w:szCs w:val="24"/>
          <w:u w:val="single"/>
        </w:rPr>
      </w:pPr>
      <w:r>
        <w:rPr>
          <w:szCs w:val="24"/>
          <w:u w:val="single"/>
        </w:rPr>
      </w:r>
    </w:p>
    <w:p>
      <w:pPr>
        <w:pStyle w:val="Normal"/>
        <w:spacing w:lineRule="auto" w:line="259"/>
        <w:rPr/>
      </w:pPr>
      <w:r>
        <mc:AlternateContent>
          <mc:Choice Requires="wps">
            <w:drawing>
              <wp:anchor behindDoc="0" distT="40005" distB="52705" distL="0" distR="119380" simplePos="0" locked="0" layoutInCell="0" allowOverlap="1" relativeHeight="20" wp14:anchorId="7E22D5D1">
                <wp:simplePos x="0" y="0"/>
                <wp:positionH relativeFrom="margin">
                  <wp:align>left</wp:align>
                </wp:positionH>
                <wp:positionV relativeFrom="paragraph">
                  <wp:posOffset>264160</wp:posOffset>
                </wp:positionV>
                <wp:extent cx="5971540" cy="711835"/>
                <wp:effectExtent l="0" t="5715" r="5080" b="4445"/>
                <wp:wrapSquare wrapText="bothSides"/>
                <wp:docPr id="35" name="Text Box 2"/>
                <a:graphic xmlns:a="http://schemas.openxmlformats.org/drawingml/2006/main">
                  <a:graphicData uri="http://schemas.microsoft.com/office/word/2010/wordprocessingShape">
                    <wps:wsp>
                      <wps:cNvSpPr/>
                      <wps:spPr>
                        <a:xfrm>
                          <a:off x="0" y="0"/>
                          <a:ext cx="5971680" cy="711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20.8pt;width:470.15pt;height:56pt;mso-wrap-style:none;v-text-anchor:middle;mso-position-horizontal:left;mso-position-horizontal-relative:margin" wp14:anchorId="7E22D5D1">
                <v:fill o:detectmouseclick="t" type="solid" color2="black"/>
                <v:stroke color="black" weight="9360" joinstyle="miter" endcap="flat"/>
                <v:textbox>
                  <w:txbxContent>
                    <w:p>
                      <w:pPr>
                        <w:pStyle w:val="FrameContents"/>
                        <w:rPr/>
                      </w:pPr>
                      <w:r>
                        <w:rPr/>
                      </w:r>
                    </w:p>
                  </w:txbxContent>
                </v:textbox>
                <w10:wrap type="square"/>
              </v:rect>
            </w:pict>
          </mc:Fallback>
        </mc:AlternateContent>
      </w:r>
      <w:r>
        <w:rPr/>
        <w:t xml:space="preserve">What is the main reason malware is used by criminals? </w:t>
      </w:r>
    </w:p>
    <w:p>
      <w:pPr>
        <w:pStyle w:val="Normal"/>
        <w:spacing w:lineRule="auto" w:line="259"/>
        <w:rPr>
          <w:szCs w:val="24"/>
        </w:rPr>
      </w:pPr>
      <w:r>
        <w:rPr>
          <w:szCs w:val="24"/>
        </w:rPr>
        <w:t xml:space="preserve"> </w:t>
      </w:r>
    </w:p>
    <w:p>
      <w:pPr>
        <w:pStyle w:val="Normal"/>
        <w:spacing w:lineRule="auto" w:line="259"/>
        <w:rPr>
          <w:szCs w:val="24"/>
        </w:rPr>
      </w:pPr>
      <w:r>
        <w:rPr>
          <w:szCs w:val="24"/>
        </w:rPr>
      </w:r>
    </w:p>
    <w:p>
      <w:pPr>
        <w:pStyle w:val="Normal"/>
        <w:spacing w:lineRule="auto" w:line="259"/>
        <w:rPr>
          <w:szCs w:val="24"/>
        </w:rPr>
      </w:pPr>
      <w:r>
        <w:rPr>
          <w:szCs w:val="24"/>
        </w:rPr>
        <w:t xml:space="preserve">Has cybercrime been increasing or decreasing over the past 5 years? </w:t>
      </w:r>
    </w:p>
    <w:p>
      <w:pPr>
        <w:pStyle w:val="Normal"/>
        <w:spacing w:lineRule="auto" w:line="259"/>
        <w:rPr>
          <w:szCs w:val="24"/>
        </w:rPr>
      </w:pPr>
      <w:r>
        <w:rPr/>
        <w:t>(circle/delete as appropriate)</w:t>
      </w:r>
    </w:p>
    <w:p>
      <w:pPr>
        <w:pStyle w:val="Normal"/>
        <w:spacing w:lineRule="auto" w:line="259"/>
        <w:jc w:val="right"/>
        <w:rPr>
          <w:szCs w:val="24"/>
        </w:rPr>
      </w:pPr>
      <w:r>
        <w:rPr>
          <w:szCs w:val="24"/>
        </w:rPr>
        <w:t>increasing or decreasing</w:t>
      </w:r>
    </w:p>
    <w:p>
      <w:pPr>
        <w:pStyle w:val="Normal"/>
        <w:spacing w:lineRule="auto" w:line="259"/>
        <w:rPr>
          <w:szCs w:val="24"/>
        </w:rPr>
      </w:pPr>
      <w:r>
        <w:rPr>
          <w:szCs w:val="24"/>
        </w:rPr>
      </w:r>
    </w:p>
    <w:p>
      <w:pPr>
        <w:pStyle w:val="Normal"/>
        <w:spacing w:lineRule="auto" w:line="259"/>
        <w:rPr>
          <w:szCs w:val="24"/>
        </w:rPr>
      </w:pPr>
      <w:r>
        <w:rPr>
          <w:szCs w:val="24"/>
        </w:rPr>
        <w:t>Explain a reason for your choice?</w:t>
      </w:r>
    </w:p>
    <w:p>
      <w:pPr>
        <w:pStyle w:val="Normal"/>
        <w:spacing w:lineRule="auto" w:line="259"/>
        <w:rPr/>
      </w:pPr>
      <w:r>
        <w:rPr/>
        <mc:AlternateContent>
          <mc:Choice Requires="wps">
            <w:drawing>
              <wp:anchor behindDoc="0" distT="40005" distB="53975" distL="0" distR="119380" simplePos="0" locked="0" layoutInCell="0" allowOverlap="1" relativeHeight="22" wp14:anchorId="366E134A">
                <wp:simplePos x="0" y="0"/>
                <wp:positionH relativeFrom="margin">
                  <wp:align>left</wp:align>
                </wp:positionH>
                <wp:positionV relativeFrom="paragraph">
                  <wp:posOffset>47625</wp:posOffset>
                </wp:positionV>
                <wp:extent cx="5971540" cy="405130"/>
                <wp:effectExtent l="0" t="5080" r="5080" b="5080"/>
                <wp:wrapSquare wrapText="bothSides"/>
                <wp:docPr id="36" name="Text Box 2"/>
                <a:graphic xmlns:a="http://schemas.openxmlformats.org/drawingml/2006/main">
                  <a:graphicData uri="http://schemas.microsoft.com/office/word/2010/wordprocessingShape">
                    <wps:wsp>
                      <wps:cNvSpPr/>
                      <wps:spPr>
                        <a:xfrm>
                          <a:off x="0" y="0"/>
                          <a:ext cx="5971680" cy="4050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3.75pt;width:470.15pt;height:31.85pt;mso-wrap-style:none;v-text-anchor:middle;mso-position-horizontal:left;mso-position-horizontal-relative:margin" wp14:anchorId="366E134A">
                <v:fill o:detectmouseclick="t" type="solid" color2="black"/>
                <v:stroke color="black" weight="9360" joinstyle="miter" endcap="flat"/>
                <v:textbox>
                  <w:txbxContent>
                    <w:p>
                      <w:pPr>
                        <w:pStyle w:val="FrameContents"/>
                        <w:rPr/>
                      </w:pPr>
                      <w:r>
                        <w:rPr/>
                      </w:r>
                    </w:p>
                  </w:txbxContent>
                </v:textbox>
                <w10:wrap type="square"/>
              </v:rect>
            </w:pict>
          </mc:Fallback>
        </mc:AlternateContent>
      </w:r>
    </w:p>
    <w:p>
      <w:pPr>
        <w:pStyle w:val="Normal"/>
        <w:spacing w:lineRule="auto" w:line="259"/>
        <w:rPr/>
      </w:pPr>
      <w:r>
        <w:rPr/>
      </w:r>
    </w:p>
    <w:p>
      <w:pPr>
        <w:pStyle w:val="Normal"/>
        <w:spacing w:lineRule="auto" w:line="259"/>
        <w:rPr>
          <w:color w:themeColor="text1" w:val="000000"/>
          <w:szCs w:val="24"/>
        </w:rPr>
      </w:pPr>
      <w:r>
        <w:rPr/>
        <w:t>What are the three Rs of cyber</w:t>
      </w:r>
      <w:r>
        <w:rPr>
          <w:rFonts w:eastAsia="Arial" w:cs="Arial"/>
          <w:b/>
          <w:bCs/>
          <w:color w:themeColor="text1" w:val="000000"/>
        </w:rPr>
        <w:t xml:space="preserve"> </w:t>
      </w:r>
      <w:r>
        <w:rPr>
          <w:rFonts w:eastAsia="Arial" w:cs="Arial"/>
          <w:color w:themeColor="text1" w:val="000000"/>
        </w:rPr>
        <w:t>resilience?</w:t>
      </w:r>
      <w:r>
        <w:rPr>
          <w:color w:themeColor="text1" w:val="000000"/>
          <w:szCs w:val="24"/>
        </w:rPr>
        <w:t xml:space="preserve"> </w:t>
      </w:r>
    </w:p>
    <w:p>
      <w:pPr>
        <w:pStyle w:val="Normal"/>
        <w:spacing w:lineRule="auto" w:line="259"/>
        <w:rPr>
          <w:color w:themeColor="text1" w:val="000000"/>
          <w:szCs w:val="24"/>
        </w:rPr>
      </w:pPr>
      <w:r>
        <w:rPr>
          <w:color w:themeColor="text1" w:val="000000"/>
          <w:szCs w:val="24"/>
        </w:rPr>
      </w:r>
    </w:p>
    <w:p>
      <w:pPr>
        <w:pStyle w:val="Normal"/>
        <w:spacing w:lineRule="auto" w:line="259"/>
        <w:rPr/>
      </w:pPr>
      <w:r>
        <w:rPr/>
        <mc:AlternateContent>
          <mc:Choice Requires="wps">
            <w:drawing>
              <wp:anchor behindDoc="0" distT="40005" distB="63500" distL="0" distR="119380" simplePos="0" locked="0" layoutInCell="0" allowOverlap="1" relativeHeight="24" wp14:anchorId="2DC94790">
                <wp:simplePos x="0" y="0"/>
                <wp:positionH relativeFrom="margin">
                  <wp:align>left</wp:align>
                </wp:positionH>
                <wp:positionV relativeFrom="paragraph">
                  <wp:posOffset>48260</wp:posOffset>
                </wp:positionV>
                <wp:extent cx="5971540" cy="337820"/>
                <wp:effectExtent l="0" t="5080" r="5080" b="5080"/>
                <wp:wrapSquare wrapText="bothSides"/>
                <wp:docPr id="37" name="Text Box 28"/>
                <a:graphic xmlns:a="http://schemas.openxmlformats.org/drawingml/2006/main">
                  <a:graphicData uri="http://schemas.microsoft.com/office/word/2010/wordprocessingShape">
                    <wps:wsp>
                      <wps:cNvSpPr/>
                      <wps:spPr>
                        <a:xfrm>
                          <a:off x="0" y="0"/>
                          <a:ext cx="5971680" cy="33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8" path="m0,0l-2147483645,0l-2147483645,-2147483646l0,-2147483646xe" fillcolor="white" stroked="t" o:allowincell="f" style="position:absolute;margin-left:-0.4pt;margin-top:3.8pt;width:470.15pt;height:26.55pt;mso-wrap-style:none;v-text-anchor:middle;mso-position-horizontal:left;mso-position-horizontal-relative:margin" wp14:anchorId="2DC94790">
                <v:fill o:detectmouseclick="t" type="solid" color2="black"/>
                <v:stroke color="black" weight="9360" joinstyle="miter" endcap="flat"/>
                <v:textbox>
                  <w:txbxContent>
                    <w:p>
                      <w:pPr>
                        <w:pStyle w:val="FrameContents"/>
                        <w:rPr/>
                      </w:pPr>
                      <w:r>
                        <w:rPr/>
                      </w:r>
                    </w:p>
                  </w:txbxContent>
                </v:textbox>
                <w10:wrap type="square"/>
              </v:rect>
            </w:pict>
          </mc:Fallback>
        </mc:AlternateContent>
      </w:r>
    </w:p>
    <w:p>
      <w:pPr>
        <w:pStyle w:val="Normal"/>
        <w:spacing w:lineRule="auto" w:line="259"/>
        <w:rPr/>
      </w:pPr>
      <w:r>
        <w:rPr/>
      </w:r>
    </w:p>
    <w:p>
      <w:pPr>
        <w:pStyle w:val="Normal"/>
        <w:spacing w:lineRule="auto" w:line="259"/>
        <w:rPr/>
      </w:pPr>
      <w:r>
        <w:rPr/>
        <w:t>State the name of the most common malware attacked used against you.</w:t>
      </w:r>
    </w:p>
    <w:p>
      <w:pPr>
        <w:pStyle w:val="Normal"/>
        <w:spacing w:lineRule="auto" w:line="259"/>
        <w:rPr>
          <w:szCs w:val="24"/>
        </w:rPr>
      </w:pPr>
      <w:r>
        <w:rPr>
          <w:szCs w:val="24"/>
        </w:rPr>
      </w:r>
    </w:p>
    <w:p>
      <w:pPr>
        <w:pStyle w:val="Normal"/>
        <w:spacing w:lineRule="auto" w:line="259"/>
        <w:rPr>
          <w:szCs w:val="24"/>
        </w:rPr>
      </w:pPr>
      <w:r>
        <w:rPr>
          <w:szCs w:val="24"/>
        </w:rPr>
        <mc:AlternateContent>
          <mc:Choice Requires="wps">
            <w:drawing>
              <wp:anchor behindDoc="0" distT="40005" distB="55880" distL="0" distR="119380" simplePos="0" locked="0" layoutInCell="0" allowOverlap="1" relativeHeight="26" wp14:anchorId="14D2E795">
                <wp:simplePos x="0" y="0"/>
                <wp:positionH relativeFrom="margin">
                  <wp:align>left</wp:align>
                </wp:positionH>
                <wp:positionV relativeFrom="paragraph">
                  <wp:posOffset>44450</wp:posOffset>
                </wp:positionV>
                <wp:extent cx="5971540" cy="461010"/>
                <wp:effectExtent l="0" t="5080" r="5080" b="5080"/>
                <wp:wrapSquare wrapText="bothSides"/>
                <wp:docPr id="38" name="Text Box 2"/>
                <a:graphic xmlns:a="http://schemas.openxmlformats.org/drawingml/2006/main">
                  <a:graphicData uri="http://schemas.microsoft.com/office/word/2010/wordprocessingShape">
                    <wps:wsp>
                      <wps:cNvSpPr/>
                      <wps:spPr>
                        <a:xfrm>
                          <a:off x="0" y="0"/>
                          <a:ext cx="5971680" cy="4611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3.5pt;width:470.15pt;height:36.25pt;mso-wrap-style:none;v-text-anchor:middle;mso-position-horizontal:left;mso-position-horizontal-relative:margin" wp14:anchorId="14D2E795">
                <v:fill o:detectmouseclick="t" type="solid" color2="black"/>
                <v:stroke color="black" weight="9360" joinstyle="miter" endcap="flat"/>
                <v:textbox>
                  <w:txbxContent>
                    <w:p>
                      <w:pPr>
                        <w:pStyle w:val="FrameContents"/>
                        <w:rPr/>
                      </w:pPr>
                      <w:r>
                        <w:rPr/>
                      </w:r>
                    </w:p>
                  </w:txbxContent>
                </v:textbox>
                <w10:wrap type="square"/>
              </v:rect>
            </w:pict>
          </mc:Fallback>
        </mc:AlternateContent>
      </w:r>
    </w:p>
    <w:p>
      <w:pPr>
        <w:pStyle w:val="Normal"/>
        <w:spacing w:lineRule="auto" w:line="259"/>
        <w:rPr>
          <w:szCs w:val="24"/>
        </w:rPr>
      </w:pPr>
      <w:r>
        <w:rPr>
          <w:szCs w:val="24"/>
        </w:rPr>
        <w:t xml:space="preserve">Explain the reason why the attack stated above is so successful? </w:t>
      </w:r>
    </w:p>
    <w:p>
      <w:pPr>
        <w:pStyle w:val="Normal"/>
        <w:spacing w:lineRule="auto" w:line="259"/>
        <w:rPr>
          <w:szCs w:val="24"/>
        </w:rPr>
      </w:pPr>
      <w:r>
        <w:rPr>
          <w:szCs w:val="24"/>
        </w:rPr>
        <w:t xml:space="preserve"> </w:t>
      </w:r>
    </w:p>
    <w:p>
      <w:pPr>
        <w:pStyle w:val="Normal"/>
        <w:spacing w:lineRule="auto" w:line="259"/>
        <w:rPr>
          <w:szCs w:val="24"/>
        </w:rPr>
      </w:pPr>
      <w:r>
        <mc:AlternateContent>
          <mc:Choice Requires="wps">
            <w:drawing>
              <wp:anchor behindDoc="0" distT="40005" distB="58420" distL="0" distR="119380" simplePos="0" locked="0" layoutInCell="0" allowOverlap="1" relativeHeight="29" wp14:anchorId="100A217E">
                <wp:simplePos x="0" y="0"/>
                <wp:positionH relativeFrom="margin">
                  <wp:align>left</wp:align>
                </wp:positionH>
                <wp:positionV relativeFrom="paragraph">
                  <wp:posOffset>46990</wp:posOffset>
                </wp:positionV>
                <wp:extent cx="5971540" cy="516255"/>
                <wp:effectExtent l="0" t="5715" r="5080" b="4445"/>
                <wp:wrapSquare wrapText="bothSides"/>
                <wp:docPr id="39" name="Text Box 2"/>
                <a:graphic xmlns:a="http://schemas.openxmlformats.org/drawingml/2006/main">
                  <a:graphicData uri="http://schemas.microsoft.com/office/word/2010/wordprocessingShape">
                    <wps:wsp>
                      <wps:cNvSpPr/>
                      <wps:spPr>
                        <a:xfrm>
                          <a:off x="0" y="0"/>
                          <a:ext cx="5971680" cy="516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3.7pt;width:470.15pt;height:40.6pt;mso-wrap-style:none;v-text-anchor:middle;mso-position-horizontal:left;mso-position-horizontal-relative:margin" wp14:anchorId="100A217E">
                <v:fill o:detectmouseclick="t" type="solid" color2="black"/>
                <v:stroke color="black" weight="9360" joinstyle="miter" endcap="flat"/>
                <v:textbox>
                  <w:txbxContent>
                    <w:p>
                      <w:pPr>
                        <w:pStyle w:val="FrameContents"/>
                        <w:rPr/>
                      </w:pPr>
                      <w:r>
                        <w:rPr/>
                      </w:r>
                    </w:p>
                  </w:txbxContent>
                </v:textbox>
                <w10:wrap type="square"/>
              </v:rect>
            </w:pict>
          </mc:Fallback>
        </mc:AlternateContent>
      </w:r>
      <w:r>
        <w:rPr>
          <w:szCs w:val="24"/>
        </w:rPr>
        <w:t xml:space="preserve">Explain what the impact on your device will be if infected with malware </w:t>
      </w:r>
    </w:p>
    <w:p>
      <w:pPr>
        <w:pStyle w:val="Normal"/>
        <w:spacing w:lineRule="auto" w:line="259"/>
        <w:rPr>
          <w:color w:themeColor="text1" w:val="000000"/>
          <w:szCs w:val="24"/>
        </w:rPr>
      </w:pPr>
      <w:r>
        <w:rPr>
          <w:color w:themeColor="text1" w:val="000000"/>
          <w:szCs w:val="24"/>
        </w:rPr>
      </w:r>
    </w:p>
    <w:p>
      <w:pPr>
        <w:pStyle w:val="Normal"/>
        <w:spacing w:lineRule="auto" w:line="259"/>
        <w:rPr>
          <w:szCs w:val="24"/>
        </w:rPr>
      </w:pPr>
      <w:r>
        <mc:AlternateContent>
          <mc:Choice Requires="wps">
            <w:drawing>
              <wp:anchor behindDoc="0" distT="40005" distB="57150" distL="0" distR="119380" simplePos="0" locked="0" layoutInCell="0" allowOverlap="1" relativeHeight="31" wp14:anchorId="7932DAC6">
                <wp:simplePos x="0" y="0"/>
                <wp:positionH relativeFrom="margin">
                  <wp:align>left</wp:align>
                </wp:positionH>
                <wp:positionV relativeFrom="paragraph">
                  <wp:posOffset>5715</wp:posOffset>
                </wp:positionV>
                <wp:extent cx="5971540" cy="440690"/>
                <wp:effectExtent l="0" t="5080" r="5080" b="5080"/>
                <wp:wrapSquare wrapText="bothSides"/>
                <wp:docPr id="40" name="Text Box 2"/>
                <a:graphic xmlns:a="http://schemas.openxmlformats.org/drawingml/2006/main">
                  <a:graphicData uri="http://schemas.microsoft.com/office/word/2010/wordprocessingShape">
                    <wps:wsp>
                      <wps:cNvSpPr/>
                      <wps:spPr>
                        <a:xfrm>
                          <a:off x="0" y="0"/>
                          <a:ext cx="5971680" cy="440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0.45pt;width:470.15pt;height:34.65pt;mso-wrap-style:none;v-text-anchor:middle;mso-position-horizontal:left;mso-position-horizontal-relative:margin" wp14:anchorId="7932DAC6">
                <v:fill o:detectmouseclick="t" type="solid" color2="black"/>
                <v:stroke color="black" weight="9360" joinstyle="miter" endcap="flat"/>
                <v:textbox>
                  <w:txbxContent>
                    <w:p>
                      <w:pPr>
                        <w:pStyle w:val="FrameContents"/>
                        <w:rPr/>
                      </w:pPr>
                      <w:r>
                        <w:rPr/>
                      </w:r>
                    </w:p>
                  </w:txbxContent>
                </v:textbox>
                <w10:wrap type="square"/>
              </v:rect>
            </w:pict>
          </mc:Fallback>
        </mc:AlternateContent>
        <mc:AlternateContent>
          <mc:Choice Requires="wps">
            <w:drawing>
              <wp:anchor behindDoc="0" distT="40005" distB="66040" distL="0" distR="119380" simplePos="0" locked="0" layoutInCell="0" allowOverlap="1" relativeHeight="33" wp14:anchorId="2A21A2DB">
                <wp:simplePos x="0" y="0"/>
                <wp:positionH relativeFrom="margin">
                  <wp:align>left</wp:align>
                </wp:positionH>
                <wp:positionV relativeFrom="paragraph">
                  <wp:posOffset>510540</wp:posOffset>
                </wp:positionV>
                <wp:extent cx="5971540" cy="508635"/>
                <wp:effectExtent l="0" t="5715" r="5080" b="4445"/>
                <wp:wrapSquare wrapText="bothSides"/>
                <wp:docPr id="41" name="Text Box 2"/>
                <a:graphic xmlns:a="http://schemas.openxmlformats.org/drawingml/2006/main">
                  <a:graphicData uri="http://schemas.microsoft.com/office/word/2010/wordprocessingShape">
                    <wps:wsp>
                      <wps:cNvSpPr/>
                      <wps:spPr>
                        <a:xfrm>
                          <a:off x="0" y="0"/>
                          <a:ext cx="597168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40.2pt;width:470.15pt;height:40pt;mso-wrap-style:none;v-text-anchor:middle;mso-position-horizontal:left;mso-position-horizontal-relative:margin" wp14:anchorId="2A21A2DB">
                <v:fill o:detectmouseclick="t" type="solid" color2="black"/>
                <v:stroke color="black" weight="9360" joinstyle="miter" endcap="flat"/>
                <v:textbox>
                  <w:txbxContent>
                    <w:p>
                      <w:pPr>
                        <w:pStyle w:val="FrameContents"/>
                        <w:rPr/>
                      </w:pPr>
                      <w:r>
                        <w:rPr/>
                      </w:r>
                    </w:p>
                  </w:txbxContent>
                </v:textbox>
                <w10:wrap type="square"/>
              </v:rect>
            </w:pict>
          </mc:Fallback>
        </mc:AlternateContent>
        <mc:AlternateContent>
          <mc:Choice Requires="wps">
            <w:drawing>
              <wp:anchor behindDoc="0" distT="45720" distB="45720" distL="113665" distR="113665" simplePos="0" locked="0" layoutInCell="0" allowOverlap="1" relativeHeight="71" wp14:anchorId="04FE3AEF">
                <wp:simplePos x="0" y="0"/>
                <wp:positionH relativeFrom="margin">
                  <wp:posOffset>-49530</wp:posOffset>
                </wp:positionH>
                <wp:positionV relativeFrom="paragraph">
                  <wp:posOffset>1125220</wp:posOffset>
                </wp:positionV>
                <wp:extent cx="6427470" cy="508635"/>
                <wp:effectExtent l="5080" t="5715" r="5080" b="4445"/>
                <wp:wrapThrough wrapText="bothSides">
                  <wp:wrapPolygon edited="0">
                    <wp:start x="0" y="0"/>
                    <wp:lineTo x="0" y="21843"/>
                    <wp:lineTo x="21574" y="21843"/>
                    <wp:lineTo x="21574" y="0"/>
                    <wp:lineTo x="0" y="0"/>
                  </wp:wrapPolygon>
                </wp:wrapThrough>
                <wp:docPr id="42" name="Text Box 2"/>
                <a:graphic xmlns:a="http://schemas.openxmlformats.org/drawingml/2006/main">
                  <a:graphicData uri="http://schemas.microsoft.com/office/word/2010/wordprocessingShape">
                    <wps:wsp>
                      <wps:cNvSpPr/>
                      <wps:spPr>
                        <a:xfrm>
                          <a:off x="0" y="0"/>
                          <a:ext cx="642744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a, b &amp; c outcome 2 d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9pt;margin-top:88.6pt;width:506.05pt;height:40pt;mso-wrap-style:square;v-text-anchor:top;mso-position-horizontal-relative:margin" wp14:anchorId="04FE3AEF">
                <v:fill o:detectmouseclick="t" type="solid" color2="black"/>
                <v:stroke color="black" weight="9360" joinstyle="miter" endcap="flat"/>
                <v:textbox>
                  <w:txbxContent>
                    <w:p>
                      <w:pPr>
                        <w:pStyle w:val="FrameContents"/>
                        <w:rPr/>
                      </w:pPr>
                      <w:r>
                        <w:rPr/>
                        <w:t xml:space="preserve">Cyber Security Fundamentals Outcome 1 Performance Criteria  a, b &amp; c outcome 2 d   </w:t>
                      </w:r>
                    </w:p>
                  </w:txbxContent>
                </v:textbox>
                <w10:wrap type="square"/>
              </v:rect>
            </w:pict>
          </mc:Fallback>
        </mc:AlternateContent>
      </w:r>
      <w:r>
        <w:rPr>
          <w:szCs w:val="24"/>
        </w:rPr>
        <w:t>Which piece of legislation states that it is illegal to intentionally harm someone’s device?</w:t>
      </w:r>
    </w:p>
    <w:p>
      <w:pPr>
        <w:pStyle w:val="Normal"/>
        <w:spacing w:lineRule="auto" w:line="259"/>
        <w:rPr>
          <w:szCs w:val="24"/>
        </w:rPr>
      </w:pPr>
      <w:r>
        <w:rPr>
          <w:szCs w:val="24"/>
        </w:rPr>
        <w:t xml:space="preserve"> </w:t>
      </w:r>
    </w:p>
    <w:p>
      <w:pPr>
        <w:pStyle w:val="Normal"/>
        <w:spacing w:lineRule="auto" w:line="259"/>
        <w:rPr/>
      </w:pPr>
      <w:r>
        <w:rPr>
          <w:b/>
        </w:rPr>
        <w:t>React</w:t>
      </w:r>
    </w:p>
    <w:p>
      <w:pPr>
        <w:pStyle w:val="Normal"/>
        <w:spacing w:lineRule="auto" w:line="259"/>
        <w:rPr/>
      </w:pPr>
      <w:r>
        <w:rPr/>
        <w:t>You can only get malware on your device by doing one of the following:</w:t>
      </w:r>
    </w:p>
    <w:p>
      <w:pPr>
        <w:pStyle w:val="ListParagraph"/>
        <w:numPr>
          <w:ilvl w:val="0"/>
          <w:numId w:val="8"/>
        </w:numPr>
        <w:spacing w:lineRule="auto" w:line="240"/>
        <w:ind w:hanging="360" w:left="720" w:right="0"/>
        <w:rPr>
          <w:rFonts w:ascii="Cambria" w:hAnsi="Cambria" w:asciiTheme="minorHAnsi" w:hAnsiTheme="minorHAnsi"/>
        </w:rPr>
      </w:pPr>
      <w:r>
        <w:rPr/>
        <w:t xml:space="preserve">Downloading/installing apps </w:t>
      </w:r>
    </w:p>
    <w:p>
      <w:pPr>
        <w:pStyle w:val="ListParagraph"/>
        <w:numPr>
          <w:ilvl w:val="0"/>
          <w:numId w:val="8"/>
        </w:numPr>
        <w:spacing w:lineRule="auto" w:line="240"/>
        <w:ind w:hanging="360" w:left="720" w:right="0"/>
        <w:rPr>
          <w:rFonts w:ascii="Cambria" w:hAnsi="Cambria" w:asciiTheme="minorHAnsi" w:hAnsiTheme="minorHAnsi"/>
        </w:rPr>
      </w:pPr>
      <w:r>
        <w:rPr/>
        <w:t>Clicking on links</w:t>
      </w:r>
    </w:p>
    <w:p>
      <w:pPr>
        <w:pStyle w:val="ListParagraph"/>
        <w:numPr>
          <w:ilvl w:val="0"/>
          <w:numId w:val="8"/>
        </w:numPr>
        <w:spacing w:lineRule="auto" w:line="240"/>
        <w:ind w:hanging="360" w:left="720" w:right="0"/>
        <w:rPr>
          <w:rFonts w:ascii="Cambria" w:hAnsi="Cambria" w:asciiTheme="minorHAnsi" w:hAnsiTheme="minorHAnsi"/>
        </w:rPr>
      </w:pPr>
      <w:r>
        <w:rPr/>
        <w:t>E-mail</w:t>
      </w:r>
    </w:p>
    <w:p>
      <w:pPr>
        <w:pStyle w:val="ListParagraph"/>
        <w:numPr>
          <w:ilvl w:val="0"/>
          <w:numId w:val="8"/>
        </w:numPr>
        <w:spacing w:lineRule="auto" w:line="240"/>
        <w:ind w:hanging="360" w:left="720" w:right="0"/>
        <w:rPr>
          <w:rFonts w:ascii="Cambria" w:hAnsi="Cambria" w:asciiTheme="minorHAnsi" w:hAnsiTheme="minorHAnsi"/>
        </w:rPr>
      </w:pPr>
      <w:r>
        <w:rPr/>
        <w:t xml:space="preserve">Using unsecure Wi-Fi </w:t>
      </w:r>
    </w:p>
    <w:p>
      <w:pPr>
        <w:pStyle w:val="Normal"/>
        <w:rPr/>
      </w:pPr>
      <w:r>
        <w:rPr/>
      </w:r>
    </w:p>
    <w:p>
      <w:pPr>
        <w:pStyle w:val="Normal"/>
        <w:rPr>
          <w:b/>
          <w:bCs/>
          <w:szCs w:val="24"/>
          <w:u w:val="single"/>
        </w:rPr>
      </w:pPr>
      <w:r>
        <w:rPr>
          <w:b/>
          <w:bCs/>
          <w:szCs w:val="24"/>
          <w:u w:val="single"/>
        </w:rPr>
      </w:r>
    </w:p>
    <w:p>
      <w:pPr>
        <w:pStyle w:val="Normal"/>
        <w:rPr>
          <w:szCs w:val="24"/>
        </w:rPr>
      </w:pPr>
      <w:r>
        <w:rPr>
          <w:szCs w:val="24"/>
        </w:rPr>
        <w:t xml:space="preserve">By being aware of current threats and scams you have a better chance of spotting them when they try to </w:t>
      </w:r>
      <w:r>
        <w:rPr>
          <w:b/>
          <w:bCs/>
          <w:szCs w:val="24"/>
        </w:rPr>
        <w:t xml:space="preserve">infect </w:t>
      </w:r>
      <w:r>
        <w:rPr>
          <w:szCs w:val="24"/>
        </w:rPr>
        <w:t xml:space="preserve">your device. Remember that </w:t>
      </w:r>
      <w:r>
        <w:rPr>
          <w:b/>
          <w:bCs/>
          <w:szCs w:val="24"/>
        </w:rPr>
        <w:t xml:space="preserve">malware </w:t>
      </w:r>
      <w:r>
        <w:rPr>
          <w:szCs w:val="24"/>
        </w:rPr>
        <w:t xml:space="preserve">is a </w:t>
      </w:r>
      <w:r>
        <w:rPr>
          <w:b/>
          <w:bCs/>
          <w:szCs w:val="24"/>
        </w:rPr>
        <w:t>computer program</w:t>
      </w:r>
      <w:r>
        <w:rPr>
          <w:szCs w:val="24"/>
        </w:rPr>
        <w:t xml:space="preserve"> (like an app) that </w:t>
      </w:r>
      <w:r>
        <w:rPr>
          <w:b/>
          <w:bCs/>
          <w:szCs w:val="24"/>
        </w:rPr>
        <w:t>needs you to activate it</w:t>
      </w:r>
      <w:r>
        <w:rPr>
          <w:szCs w:val="24"/>
        </w:rPr>
        <w:t xml:space="preserve">. You can reduce the risk of malware infecting your device by: </w:t>
      </w:r>
    </w:p>
    <w:p>
      <w:pPr>
        <w:pStyle w:val="Normal"/>
        <w:rPr>
          <w:szCs w:val="24"/>
        </w:rPr>
      </w:pPr>
      <w:r>
        <w:rPr>
          <w:szCs w:val="24"/>
        </w:rPr>
      </w:r>
    </w:p>
    <w:p>
      <w:pPr>
        <w:pStyle w:val="ListParagraph"/>
        <w:numPr>
          <w:ilvl w:val="0"/>
          <w:numId w:val="9"/>
        </w:numPr>
        <w:spacing w:lineRule="auto" w:line="240"/>
        <w:ind w:hanging="360" w:left="720" w:right="0"/>
        <w:rPr>
          <w:rFonts w:ascii="Cambria" w:hAnsi="Cambria" w:asciiTheme="minorHAnsi" w:hAnsiTheme="minorHAnsi"/>
          <w:szCs w:val="24"/>
        </w:rPr>
      </w:pPr>
      <w:r>
        <w:rPr>
          <w:szCs w:val="24"/>
        </w:rPr>
        <w:t xml:space="preserve">Only downloading apps from trusted apps stores, such as the </w:t>
      </w:r>
      <w:r>
        <w:rPr>
          <w:b/>
          <w:bCs/>
          <w:szCs w:val="24"/>
        </w:rPr>
        <w:t>Apple App Store</w:t>
      </w:r>
      <w:r>
        <w:rPr>
          <w:szCs w:val="24"/>
        </w:rPr>
        <w:t xml:space="preserve"> or </w:t>
      </w:r>
      <w:r>
        <w:rPr>
          <w:b/>
          <w:bCs/>
          <w:szCs w:val="24"/>
        </w:rPr>
        <w:t>Google Play Store</w:t>
      </w:r>
    </w:p>
    <w:p>
      <w:pPr>
        <w:pStyle w:val="ListParagraph"/>
        <w:numPr>
          <w:ilvl w:val="0"/>
          <w:numId w:val="9"/>
        </w:numPr>
        <w:spacing w:lineRule="auto" w:line="240"/>
        <w:ind w:hanging="360" w:left="720" w:right="0"/>
        <w:rPr>
          <w:rFonts w:ascii="Cambria" w:hAnsi="Cambria" w:asciiTheme="minorHAnsi" w:hAnsiTheme="minorHAnsi"/>
          <w:szCs w:val="24"/>
        </w:rPr>
      </w:pPr>
      <w:r>
        <w:rPr>
          <w:szCs w:val="24"/>
        </w:rPr>
        <w:t xml:space="preserve">Reading </w:t>
      </w:r>
      <w:r>
        <w:rPr>
          <w:b/>
          <w:bCs/>
          <w:szCs w:val="24"/>
        </w:rPr>
        <w:t>app reviews</w:t>
      </w:r>
      <w:r>
        <w:rPr>
          <w:szCs w:val="24"/>
        </w:rPr>
        <w:t xml:space="preserve"> in the store - if the app is not legitimate or trustworthy people will often write critical reviews</w:t>
      </w:r>
    </w:p>
    <w:p>
      <w:pPr>
        <w:pStyle w:val="ListParagraph"/>
        <w:numPr>
          <w:ilvl w:val="0"/>
          <w:numId w:val="9"/>
        </w:numPr>
        <w:spacing w:lineRule="auto" w:line="240"/>
        <w:ind w:hanging="360" w:left="720" w:right="0"/>
        <w:rPr>
          <w:rFonts w:ascii="Cambria" w:hAnsi="Cambria" w:asciiTheme="minorHAnsi" w:hAnsiTheme="minorHAnsi"/>
          <w:szCs w:val="24"/>
        </w:rPr>
      </w:pPr>
      <w:r>
        <w:rPr>
          <w:szCs w:val="24"/>
        </w:rPr>
        <w:t xml:space="preserve">Checking </w:t>
      </w:r>
      <w:r>
        <w:rPr>
          <w:b/>
          <w:bCs/>
          <w:szCs w:val="24"/>
        </w:rPr>
        <w:t xml:space="preserve">URLs </w:t>
      </w:r>
      <w:r>
        <w:rPr>
          <w:szCs w:val="24"/>
        </w:rPr>
        <w:t>before clicking them – are they secure (</w:t>
      </w:r>
      <w:r>
        <w:rPr>
          <w:b/>
          <w:bCs/>
          <w:szCs w:val="24"/>
        </w:rPr>
        <w:t>https:</w:t>
      </w:r>
      <w:r>
        <w:rPr>
          <w:szCs w:val="24"/>
        </w:rPr>
        <w:t xml:space="preserve"> and not http)</w:t>
      </w:r>
    </w:p>
    <w:p>
      <w:pPr>
        <w:pStyle w:val="ListParagraph"/>
        <w:numPr>
          <w:ilvl w:val="0"/>
          <w:numId w:val="9"/>
        </w:numPr>
        <w:spacing w:lineRule="auto" w:line="240"/>
        <w:ind w:hanging="360" w:left="720" w:right="0"/>
        <w:rPr>
          <w:rFonts w:ascii="Cambria" w:hAnsi="Cambria" w:asciiTheme="minorHAnsi" w:hAnsiTheme="minorHAnsi"/>
          <w:szCs w:val="24"/>
        </w:rPr>
      </w:pPr>
      <w:r>
        <w:rPr>
          <w:szCs w:val="24"/>
        </w:rPr>
        <w:t>Scrutinising the email subject, sender and content - is it from someone you would expect to be emailing you? Are the graphics logos accurate and high quality? Poor grammar and spelling is also a common feature of phishing emails.</w:t>
      </w:r>
    </w:p>
    <w:p>
      <w:pPr>
        <w:pStyle w:val="ListParagraph"/>
        <w:numPr>
          <w:ilvl w:val="0"/>
          <w:numId w:val="9"/>
        </w:numPr>
        <w:spacing w:lineRule="auto" w:line="240"/>
        <w:ind w:hanging="360" w:left="720" w:right="0"/>
        <w:rPr>
          <w:rFonts w:ascii="Cambria" w:hAnsi="Cambria" w:asciiTheme="minorHAnsi" w:hAnsiTheme="minorHAnsi"/>
        </w:rPr>
      </w:pPr>
      <w:r>
        <w:rPr/>
        <w:t>Double-checking the Wi-Fi SSID you are connecting to and turning off Wi-Fi when not in use</w:t>
      </w:r>
    </w:p>
    <w:p>
      <w:pPr>
        <w:pStyle w:val="Normal"/>
        <w:rPr>
          <w:b/>
          <w:bCs/>
          <w:szCs w:val="24"/>
          <w:u w:val="single"/>
        </w:rPr>
      </w:pPr>
      <w:r>
        <w:rPr>
          <w:b/>
          <w:bCs/>
          <w:szCs w:val="24"/>
          <w:u w:val="single"/>
        </w:rPr>
      </w:r>
    </w:p>
    <w:p>
      <w:pPr>
        <w:pStyle w:val="Normal"/>
        <w:spacing w:lineRule="auto" w:line="259"/>
        <w:rPr>
          <w:szCs w:val="24"/>
        </w:rPr>
      </w:pPr>
      <w:r>
        <w:rPr>
          <w:szCs w:val="24"/>
        </w:rPr>
        <w:t xml:space="preserve">Ideally, by recognising threats to your device and reacting to stop them attacking or infecting it you can avoid most threats. However, if your device is infected with malware then you can run </w:t>
      </w:r>
      <w:hyperlink r:id="rId51">
        <w:r>
          <w:rPr>
            <w:rStyle w:val="Hyperlink"/>
            <w:b/>
            <w:bCs/>
            <w:szCs w:val="24"/>
          </w:rPr>
          <w:t>anti-virus</w:t>
        </w:r>
        <w:r>
          <w:rPr>
            <w:rStyle w:val="Hyperlink"/>
            <w:szCs w:val="24"/>
          </w:rPr>
          <w:t xml:space="preserve"> software</w:t>
        </w:r>
      </w:hyperlink>
      <w:r>
        <w:rPr>
          <w:szCs w:val="24"/>
        </w:rPr>
        <w:t xml:space="preserve"> – if this is up-to-date it may be able to identify and remove the </w:t>
      </w:r>
      <w:r>
        <w:rPr>
          <w:b/>
          <w:bCs/>
          <w:szCs w:val="24"/>
        </w:rPr>
        <w:t>infected file(s)</w:t>
      </w:r>
      <w:r>
        <w:rPr>
          <w:szCs w:val="24"/>
        </w:rPr>
        <w:t xml:space="preserve">. Anti-virus is only as good as the latest update and new malware is being created all the time. </w:t>
      </w:r>
    </w:p>
    <w:p>
      <w:pPr>
        <w:pStyle w:val="Normal"/>
        <w:spacing w:lineRule="auto" w:line="259"/>
        <w:rPr>
          <w:szCs w:val="24"/>
        </w:rPr>
      </w:pPr>
      <w:r>
        <w:rPr>
          <w:szCs w:val="24"/>
        </w:rPr>
      </w:r>
    </w:p>
    <w:p>
      <w:pPr>
        <w:pStyle w:val="Normal"/>
        <w:spacing w:lineRule="auto" w:line="259"/>
        <w:rPr/>
      </w:pPr>
      <w:r>
        <w:rPr/>
        <w:t xml:space="preserve">If your device has been affected by </w:t>
      </w:r>
      <w:r>
        <w:rPr>
          <w:b/>
        </w:rPr>
        <w:t xml:space="preserve">ransomware </w:t>
      </w:r>
      <w:r>
        <w:rPr/>
        <w:t xml:space="preserve">the </w:t>
      </w:r>
      <w:r>
        <w:rPr>
          <w:b/>
        </w:rPr>
        <w:t xml:space="preserve">NCSC </w:t>
      </w:r>
      <w:r>
        <w:rPr/>
        <w:t xml:space="preserve">recommends you do not pay the ransom to unlock it as there is no guarantee it will be unlocked and this only encourages more attacks. The </w:t>
      </w:r>
      <w:hyperlink r:id="rId52">
        <w:r>
          <w:rPr>
            <w:rStyle w:val="Hyperlink"/>
          </w:rPr>
          <w:t>No More Ransom website</w:t>
        </w:r>
      </w:hyperlink>
      <w:r>
        <w:rPr/>
        <w:t xml:space="preserve"> offers ransomware unlock keys which might be able to unlock and recover your device. However, you may not be able to recover your device in which case you will need a </w:t>
      </w:r>
      <w:r>
        <w:rPr>
          <w:b/>
        </w:rPr>
        <w:t>recovery plan.</w:t>
      </w:r>
    </w:p>
    <w:p>
      <w:pPr>
        <w:pStyle w:val="Normal"/>
        <w:spacing w:lineRule="auto" w:line="259"/>
        <w:rPr/>
      </w:pPr>
      <w:r>
        <w:rPr/>
      </w:r>
    </w:p>
    <w:p>
      <w:pPr>
        <w:pStyle w:val="Normal"/>
        <w:spacing w:lineRule="auto" w:line="259"/>
        <w:rPr/>
      </w:pPr>
      <w:r>
        <w:rPr/>
        <mc:AlternateContent>
          <mc:Choice Requires="wps">
            <w:drawing>
              <wp:anchor behindDoc="0" distT="45720" distB="45720" distL="114300" distR="114300" simplePos="0" locked="0" layoutInCell="0" allowOverlap="1" relativeHeight="73" wp14:anchorId="71F07344">
                <wp:simplePos x="0" y="0"/>
                <wp:positionH relativeFrom="margin">
                  <wp:posOffset>-34290</wp:posOffset>
                </wp:positionH>
                <wp:positionV relativeFrom="paragraph">
                  <wp:posOffset>2671445</wp:posOffset>
                </wp:positionV>
                <wp:extent cx="6427470" cy="508635"/>
                <wp:effectExtent l="5080" t="5715" r="5080" b="4445"/>
                <wp:wrapThrough wrapText="bothSides">
                  <wp:wrapPolygon edited="0">
                    <wp:start x="0" y="0"/>
                    <wp:lineTo x="0" y="21843"/>
                    <wp:lineTo x="21574" y="21843"/>
                    <wp:lineTo x="21574" y="0"/>
                    <wp:lineTo x="0" y="0"/>
                  </wp:wrapPolygon>
                </wp:wrapThrough>
                <wp:docPr id="43" name="Text Box 2"/>
                <a:graphic xmlns:a="http://schemas.openxmlformats.org/drawingml/2006/main">
                  <a:graphicData uri="http://schemas.microsoft.com/office/word/2010/wordprocessingShape">
                    <wps:wsp>
                      <wps:cNvSpPr/>
                      <wps:spPr>
                        <a:xfrm>
                          <a:off x="0" y="0"/>
                          <a:ext cx="642744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Cyber Security Fundamentals Outcome 1 Performance Criteria  e  outcome 2 performance criteria c</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2.7pt;margin-top:210.35pt;width:506.05pt;height:40pt;mso-wrap-style:square;v-text-anchor:top;mso-position-horizontal-relative:margin" wp14:anchorId="71F07344">
                <v:fill o:detectmouseclick="t" type="solid" color2="black"/>
                <v:stroke color="black" weight="9360" joinstyle="miter" endcap="flat"/>
                <v:textbox>
                  <w:txbxContent>
                    <w:p>
                      <w:pPr>
                        <w:pStyle w:val="FrameContents"/>
                        <w:rPr/>
                      </w:pPr>
                      <w:r>
                        <w:rPr/>
                        <w:t>Cyber Security Fundamentals Outcome 1 Performance Criteria  e  outcome 2 performance criteria c</w:t>
                      </w:r>
                    </w:p>
                  </w:txbxContent>
                </v:textbox>
                <w10:wrap type="square"/>
              </v:rect>
            </w:pict>
          </mc:Fallback>
        </mc:AlternateContent>
      </w:r>
      <w:r>
        <w:br w:type="page"/>
      </w:r>
    </w:p>
    <w:p>
      <w:pPr>
        <w:pStyle w:val="Normal"/>
        <w:spacing w:lineRule="auto" w:line="259" w:before="0" w:after="0"/>
        <w:rPr>
          <w:b/>
          <w:szCs w:val="24"/>
        </w:rPr>
      </w:pPr>
      <w:r>
        <w:rPr>
          <w:b/>
          <w:u w:val="single"/>
        </w:rPr>
        <w:t>Recover</w:t>
      </w:r>
      <w:r>
        <w:rPr>
          <w:b/>
        </w:rPr>
        <w:t xml:space="preserve"> </w:t>
      </w:r>
    </w:p>
    <w:p>
      <w:pPr>
        <w:pStyle w:val="Normal"/>
        <w:spacing w:lineRule="auto" w:line="259"/>
        <w:rPr/>
      </w:pPr>
      <w:r>
        <w:rPr/>
        <w:t>This is the most important step and because of the proliferation of cyber-crime it is better to prepare for, rather than to only try and prevent, an attack. If you haven’t planned to recover, the chances are you will lose your data in a cyber-attack. In the unfortunate event that your device does become infected with malware you should be prepared to perform a factory reset (losing all the data on it) or even buying a new device.</w:t>
      </w:r>
    </w:p>
    <w:p>
      <w:pPr>
        <w:pStyle w:val="Normal"/>
        <w:spacing w:lineRule="auto" w:line="259"/>
        <w:rPr>
          <w:szCs w:val="24"/>
        </w:rPr>
      </w:pPr>
      <w:r>
        <w:rPr>
          <w:szCs w:val="24"/>
        </w:rPr>
      </w:r>
    </w:p>
    <w:p>
      <w:pPr>
        <w:pStyle w:val="Normal"/>
        <w:rPr>
          <w:szCs w:val="24"/>
        </w:rPr>
      </w:pPr>
      <w:r>
        <w:rPr>
          <w:rFonts w:eastAsia="Arial" w:cs="Arial"/>
          <w:szCs w:val="24"/>
        </w:rPr>
        <w:t xml:space="preserve">How to recover an infected device - NCSC.GOV.UK </w:t>
      </w:r>
    </w:p>
    <w:p>
      <w:pPr>
        <w:pStyle w:val="Normal"/>
        <w:rPr>
          <w:szCs w:val="24"/>
        </w:rPr>
      </w:pPr>
      <w:r>
        <w:rPr>
          <w:szCs w:val="24"/>
        </w:rPr>
      </w:r>
    </w:p>
    <w:p>
      <w:pPr>
        <w:pStyle w:val="Normal"/>
        <w:rPr>
          <w:color w:val="FF0000"/>
          <w:szCs w:val="24"/>
        </w:rPr>
      </w:pPr>
      <w:hyperlink r:id="rId53">
        <w:r>
          <w:rPr>
            <w:rStyle w:val="Hyperlink"/>
            <w:rFonts w:eastAsia="Arial" w:cs="Arial"/>
            <w:color w:themeColor="text1" w:themeTint="a6" w:val="FF0000"/>
            <w:szCs w:val="24"/>
          </w:rPr>
          <w:t>Recovering a hacked account - NCSC.GOV.UK - other book</w:t>
        </w:r>
      </w:hyperlink>
    </w:p>
    <w:p>
      <w:pPr>
        <w:pStyle w:val="Normal"/>
        <w:rPr>
          <w:szCs w:val="24"/>
        </w:rPr>
      </w:pPr>
      <w:r>
        <w:rPr>
          <w:szCs w:val="24"/>
        </w:rPr>
      </w:r>
    </w:p>
    <w:p>
      <w:pPr>
        <w:pStyle w:val="Normal"/>
        <w:spacing w:lineRule="auto" w:line="259"/>
        <w:rPr/>
      </w:pPr>
      <w:r>
        <w:rPr/>
        <w:t xml:space="preserve">If it’s not possible to remove the malware from your Chromebook then it is important that you have made a </w:t>
      </w:r>
      <w:r>
        <w:rPr>
          <w:b/>
        </w:rPr>
        <w:t xml:space="preserve">backup </w:t>
      </w:r>
      <w:r>
        <w:rPr/>
        <w:t xml:space="preserve">of the data stored on your device. </w:t>
      </w:r>
      <w:hyperlink r:id="rId54">
        <w:r>
          <w:rPr>
            <w:rStyle w:val="Hyperlink"/>
          </w:rPr>
          <w:t>Google Account</w:t>
        </w:r>
      </w:hyperlink>
      <w:r>
        <w:rPr/>
        <w:t xml:space="preserve"> (15GB) will provide limited free </w:t>
      </w:r>
      <w:r>
        <w:rPr>
          <w:b/>
        </w:rPr>
        <w:t xml:space="preserve">storage </w:t>
      </w:r>
      <w:r>
        <w:rPr/>
        <w:t xml:space="preserve">and regularly back your data up to their </w:t>
      </w:r>
      <w:r>
        <w:rPr>
          <w:b/>
        </w:rPr>
        <w:t>cloud service</w:t>
      </w:r>
      <w:r>
        <w:rPr/>
        <w:t xml:space="preserve"> (paid-for upgrades are available to store more data). This is automatically enabled when you set your device up.</w:t>
      </w:r>
    </w:p>
    <w:p>
      <w:pPr>
        <w:pStyle w:val="Normal"/>
        <w:spacing w:lineRule="auto" w:line="259"/>
        <w:rPr>
          <w:szCs w:val="24"/>
        </w:rPr>
      </w:pPr>
      <w:r>
        <w:rPr>
          <w:szCs w:val="24"/>
        </w:rPr>
      </w:r>
    </w:p>
    <w:p>
      <w:pPr>
        <w:pStyle w:val="Normal"/>
        <w:spacing w:lineRule="auto" w:line="259"/>
        <w:rPr>
          <w:szCs w:val="24"/>
        </w:rPr>
      </w:pPr>
      <w:r>
        <w:rPr>
          <w:szCs w:val="24"/>
        </w:rPr>
      </w:r>
    </w:p>
    <w:p>
      <w:pPr>
        <w:pStyle w:val="Normal"/>
        <w:spacing w:lineRule="auto" w:line="259"/>
        <w:rPr>
          <w:szCs w:val="24"/>
        </w:rPr>
      </w:pPr>
      <w:r>
        <w:rPr>
          <w:szCs w:val="24"/>
        </w:rPr>
      </w:r>
    </w:p>
    <w:p>
      <w:pPr>
        <w:pStyle w:val="Normal"/>
        <w:spacing w:lineRule="auto" w:line="259"/>
        <w:rPr>
          <w:szCs w:val="24"/>
          <w:u w:val="single"/>
        </w:rPr>
      </w:pPr>
      <w:r>
        <w:rPr>
          <w:u w:val="single"/>
        </w:rPr>
        <w:t>Backup strategies</w:t>
      </w:r>
    </w:p>
    <w:p>
      <w:pPr>
        <w:pStyle w:val="Normal"/>
        <w:spacing w:lineRule="auto" w:line="259"/>
        <w:rPr/>
      </w:pPr>
      <w:r>
        <w:rPr/>
        <w:t xml:space="preserve">Modern devices will back up your device’s storage using cloud servers – this means that instead of only storing the data on your device it will also make a copy on Google’s network too. This means that it can be accessed at any time and on any device that you log in to – making it easy to restore data, even from an old device to a new one if required. </w:t>
      </w:r>
    </w:p>
    <w:p>
      <w:pPr>
        <w:pStyle w:val="Normal"/>
        <w:spacing w:lineRule="auto" w:line="259"/>
        <w:rPr>
          <w:szCs w:val="24"/>
        </w:rPr>
      </w:pPr>
      <w:r>
        <w:rPr>
          <w:szCs w:val="24"/>
        </w:rPr>
      </w:r>
    </w:p>
    <w:p>
      <w:pPr>
        <w:pStyle w:val="Normal"/>
        <w:spacing w:lineRule="auto" w:line="259"/>
        <w:rPr>
          <w:szCs w:val="24"/>
        </w:rPr>
      </w:pPr>
      <w:r>
        <w:rPr>
          <w:szCs w:val="24"/>
        </w:rPr>
        <w:t>When storing your data on a cloud platform, you may need to consider how much you can actually back up – 1GB can hold hundreds of images and lots of videos but this will depend on the size of the files (quality of images, and quality and length of videos) - so you may need to decide on which pictures to keep and which to delete each time you backup your most important data.</w:t>
      </w:r>
    </w:p>
    <w:p>
      <w:pPr>
        <w:pStyle w:val="Normal"/>
        <w:rPr>
          <w:b/>
          <w:bCs/>
          <w:szCs w:val="24"/>
        </w:rPr>
      </w:pPr>
      <w:r>
        <w:rPr>
          <w:b/>
          <w:bCs/>
          <w:szCs w:val="24"/>
        </w:rPr>
      </w:r>
    </w:p>
    <w:p>
      <w:pPr>
        <w:pStyle w:val="Normal"/>
        <w:rPr>
          <w:b/>
          <w:bCs/>
          <w:szCs w:val="24"/>
        </w:rPr>
      </w:pPr>
      <w:r>
        <w:rPr>
          <w:b/>
          <w:bCs/>
          <w:szCs w:val="24"/>
        </w:rPr>
      </w:r>
    </w:p>
    <w:p>
      <w:pPr>
        <w:pStyle w:val="Normal"/>
        <w:rPr>
          <w:szCs w:val="24"/>
        </w:rPr>
      </w:pPr>
      <w:r>
        <w:rPr>
          <w:szCs w:val="24"/>
        </w:rPr>
      </w:r>
    </w:p>
    <w:p>
      <w:pPr>
        <w:pStyle w:val="ListParagraph"/>
        <w:numPr>
          <w:ilvl w:val="0"/>
          <w:numId w:val="0"/>
        </w:numPr>
        <w:spacing w:lineRule="auto" w:line="247" w:before="0" w:after="3"/>
        <w:ind w:hanging="0" w:left="0" w:right="1"/>
        <w:contextualSpacing/>
        <w:rPr>
          <w:b/>
          <w:bCs/>
          <w:szCs w:val="24"/>
        </w:rPr>
      </w:pPr>
      <w:r>
        <w:rPr>
          <w:b/>
          <w:bCs/>
          <w:szCs w:val="24"/>
        </w:rPr>
      </w:r>
    </w:p>
    <w:p>
      <w:pPr>
        <w:pStyle w:val="ListParagraph"/>
        <w:numPr>
          <w:ilvl w:val="0"/>
          <w:numId w:val="0"/>
        </w:numPr>
        <w:spacing w:lineRule="auto" w:line="247" w:before="0" w:after="3"/>
        <w:ind w:hanging="0" w:left="0" w:right="1"/>
        <w:contextualSpacing/>
        <w:jc w:val="center"/>
        <w:rPr>
          <w:b/>
          <w:bCs/>
        </w:rPr>
      </w:pPr>
      <w:r>
        <w:rPr>
          <w:b/>
          <w:bCs/>
        </w:rPr>
        <mc:AlternateContent>
          <mc:Choice Requires="wps">
            <w:drawing>
              <wp:anchor behindDoc="0" distT="45720" distB="45720" distL="114300" distR="114300" simplePos="0" locked="0" layoutInCell="0" allowOverlap="1" relativeHeight="75" wp14:anchorId="27EF592D">
                <wp:simplePos x="0" y="0"/>
                <wp:positionH relativeFrom="margin">
                  <wp:posOffset>-63500</wp:posOffset>
                </wp:positionH>
                <wp:positionV relativeFrom="paragraph">
                  <wp:posOffset>2585720</wp:posOffset>
                </wp:positionV>
                <wp:extent cx="6427470" cy="508635"/>
                <wp:effectExtent l="5080" t="5715" r="5080" b="4445"/>
                <wp:wrapThrough wrapText="bothSides">
                  <wp:wrapPolygon edited="0">
                    <wp:start x="0" y="0"/>
                    <wp:lineTo x="0" y="21843"/>
                    <wp:lineTo x="21574" y="21843"/>
                    <wp:lineTo x="21574" y="0"/>
                    <wp:lineTo x="0" y="0"/>
                  </wp:wrapPolygon>
                </wp:wrapThrough>
                <wp:docPr id="44" name="Text Box 2"/>
                <a:graphic xmlns:a="http://schemas.openxmlformats.org/drawingml/2006/main">
                  <a:graphicData uri="http://schemas.microsoft.com/office/word/2010/wordprocessingShape">
                    <wps:wsp>
                      <wps:cNvSpPr/>
                      <wps:spPr>
                        <a:xfrm>
                          <a:off x="0" y="0"/>
                          <a:ext cx="642744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Cyber Security Fundamentals Outcome 1 Performance Criteria  e  outcome 2 performance criteria c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5pt;margin-top:203.6pt;width:506.05pt;height:40pt;mso-wrap-style:square;v-text-anchor:top;mso-position-horizontal-relative:margin" wp14:anchorId="27EF592D">
                <v:fill o:detectmouseclick="t" type="solid" color2="black"/>
                <v:stroke color="black" weight="9360" joinstyle="miter" endcap="flat"/>
                <v:textbox>
                  <w:txbxContent>
                    <w:p>
                      <w:pPr>
                        <w:pStyle w:val="FrameContents"/>
                        <w:rPr/>
                      </w:pPr>
                      <w:r>
                        <w:rPr/>
                        <w:t xml:space="preserve">Cyber Security Fundamentals Outcome 1 Performance Criteria  e  outcome 2 performance criteria c </w:t>
                      </w:r>
                    </w:p>
                  </w:txbxContent>
                </v:textbox>
                <w10:wrap type="square"/>
              </v:rect>
            </w:pict>
          </mc:Fallback>
        </mc:AlternateContent>
      </w:r>
      <w:r>
        <w:br w:type="page"/>
      </w:r>
    </w:p>
    <w:p>
      <w:pPr>
        <w:pStyle w:val="Normal"/>
        <w:numPr>
          <w:ilvl w:val="0"/>
          <w:numId w:val="0"/>
        </w:numPr>
        <w:spacing w:lineRule="auto" w:line="247" w:before="0" w:after="3"/>
        <w:ind w:hanging="0" w:left="0" w:right="1"/>
        <w:contextualSpacing/>
        <w:jc w:val="center"/>
        <w:rPr>
          <w:b/>
          <w:bCs/>
        </w:rPr>
      </w:pPr>
      <w:r>
        <w:rPr>
          <w:b/>
          <w:bCs/>
        </w:rPr>
        <w:t>Online Risks Quiz part 2</w:t>
      </w:r>
    </w:p>
    <w:p>
      <w:pPr>
        <w:pStyle w:val="ListParagraph"/>
        <w:numPr>
          <w:ilvl w:val="0"/>
          <w:numId w:val="0"/>
        </w:numPr>
        <w:spacing w:lineRule="auto" w:line="247" w:before="0" w:after="3"/>
        <w:ind w:hanging="0" w:left="0" w:right="1"/>
        <w:contextualSpacing/>
        <w:jc w:val="center"/>
        <w:rPr>
          <w:b/>
          <w:bCs/>
          <w:szCs w:val="24"/>
        </w:rPr>
      </w:pPr>
      <w:r>
        <w:rPr>
          <w:b/>
          <w:bCs/>
          <w:szCs w:val="24"/>
        </w:rPr>
      </w:r>
    </w:p>
    <w:p>
      <w:pPr>
        <w:pStyle w:val="ListParagraph"/>
        <w:numPr>
          <w:ilvl w:val="0"/>
          <w:numId w:val="0"/>
        </w:numPr>
        <w:spacing w:lineRule="auto" w:line="247" w:before="0" w:after="3"/>
        <w:ind w:hanging="0" w:left="438" w:right="1"/>
        <w:contextualSpacing/>
        <w:jc w:val="center"/>
        <w:rPr>
          <w:szCs w:val="24"/>
        </w:rPr>
      </w:pPr>
      <w:r>
        <w:rPr>
          <w:szCs w:val="24"/>
        </w:rPr>
      </w:r>
    </w:p>
    <w:p>
      <w:pPr>
        <w:pStyle w:val="Normal"/>
        <w:spacing w:lineRule="auto" w:line="259"/>
        <w:rPr>
          <w:b/>
          <w:bCs/>
          <w:u w:val="single"/>
        </w:rPr>
      </w:pPr>
      <w:r>
        <w:rPr>
          <w:b/>
          <w:bCs/>
          <w:u w:val="single"/>
        </w:rPr>
        <w:t>React</w:t>
      </w:r>
    </w:p>
    <w:p>
      <w:pPr>
        <w:pStyle w:val="Normal"/>
        <w:spacing w:lineRule="auto" w:line="259"/>
        <w:rPr>
          <w:b/>
          <w:szCs w:val="24"/>
          <w:u w:val="single"/>
        </w:rPr>
      </w:pPr>
      <w:r>
        <w:rPr>
          <w:b/>
          <w:szCs w:val="24"/>
          <w:u w:val="single"/>
        </w:rPr>
      </w:r>
    </w:p>
    <w:p>
      <w:pPr>
        <w:pStyle w:val="Normal"/>
        <w:rPr>
          <w:szCs w:val="24"/>
        </w:rPr>
      </w:pPr>
      <w:r>
        <w:rPr>
          <w:szCs w:val="24"/>
        </w:rPr>
        <w:t xml:space="preserve">What should you do if you get ransomware on your device? </w:t>
      </w:r>
    </w:p>
    <w:p>
      <w:pPr>
        <w:pStyle w:val="Normal"/>
        <w:rPr>
          <w:szCs w:val="24"/>
        </w:rPr>
      </w:pPr>
      <w:r>
        <w:rPr>
          <w:szCs w:val="24"/>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tc>
      </w:tr>
    </w:tbl>
    <w:p>
      <w:pPr>
        <w:pStyle w:val="Normal"/>
        <w:rPr/>
      </w:pPr>
      <w:r>
        <w:rPr/>
      </w:r>
    </w:p>
    <w:p>
      <w:pPr>
        <w:pStyle w:val="Normal"/>
        <w:rPr/>
      </w:pPr>
      <w:r>
        <w:rPr/>
      </w:r>
    </w:p>
    <w:p>
      <w:pPr>
        <w:pStyle w:val="Normal"/>
        <w:rPr/>
      </w:pPr>
      <w:r>
        <w:rPr/>
        <w:t xml:space="preserve">What is the name of the software needed to remove malware from your device?  </w:t>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szCs w:val="24"/>
        </w:rPr>
      </w:pPr>
      <w:r>
        <w:rPr>
          <w:szCs w:val="24"/>
        </w:rPr>
      </w:r>
    </w:p>
    <w:p>
      <w:pPr>
        <w:pStyle w:val="Normal"/>
        <w:rPr>
          <w:b/>
          <w:bCs/>
          <w:szCs w:val="24"/>
          <w:u w:val="single"/>
        </w:rPr>
      </w:pPr>
      <w:r>
        <w:rPr>
          <w:b/>
          <w:bCs/>
          <w:szCs w:val="24"/>
          <w:u w:val="single"/>
        </w:rPr>
        <w:t>Recover</w:t>
      </w:r>
    </w:p>
    <w:p>
      <w:pPr>
        <w:pStyle w:val="Normal"/>
        <w:rPr>
          <w:b/>
          <w:bCs/>
          <w:szCs w:val="24"/>
          <w:u w:val="single"/>
        </w:rPr>
      </w:pPr>
      <w:r>
        <w:rPr>
          <w:b/>
          <w:bCs/>
          <w:szCs w:val="24"/>
          <w:u w:val="single"/>
        </w:rPr>
      </w:r>
    </w:p>
    <w:p>
      <w:pPr>
        <w:pStyle w:val="Normal"/>
        <w:rPr/>
      </w:pPr>
      <w:r>
        <w:rPr/>
        <w:t>How does your Chromebook help you prepare for recovery of your data?</w:t>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tc>
      </w:tr>
    </w:tbl>
    <w:p>
      <w:pPr>
        <w:pStyle w:val="Normal"/>
        <w:rPr>
          <w:szCs w:val="24"/>
        </w:rPr>
      </w:pPr>
      <w:r>
        <w:rPr>
          <w:szCs w:val="24"/>
        </w:rPr>
      </w:r>
    </w:p>
    <w:p>
      <w:pPr>
        <w:pStyle w:val="Normal"/>
        <w:rPr>
          <w:szCs w:val="24"/>
        </w:rPr>
      </w:pPr>
      <w:r>
        <w:rPr>
          <w:szCs w:val="24"/>
        </w:rPr>
      </w:r>
    </w:p>
    <w:p>
      <w:pPr>
        <w:pStyle w:val="Normal"/>
        <w:rPr>
          <w:szCs w:val="24"/>
        </w:rPr>
      </w:pPr>
      <w:r>
        <w:rPr>
          <w:szCs w:val="24"/>
        </w:rPr>
        <w:t>What makes cloud storage useful for cyber recovery?</w:t>
      </w:r>
    </w:p>
    <w:p>
      <w:pPr>
        <w:pStyle w:val="Normal"/>
        <w:rPr>
          <w:szCs w:val="24"/>
        </w:rPr>
      </w:pPr>
      <w:r>
        <w:rPr>
          <w:szCs w:val="24"/>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p>
            <w:pPr>
              <w:pStyle w:val="Normal"/>
              <w:widowControl/>
              <w:suppressAutoHyphens w:val="true"/>
              <w:spacing w:before="0" w:after="0"/>
              <w:jc w:val="left"/>
              <w:rPr>
                <w:szCs w:val="24"/>
              </w:rPr>
            </w:pPr>
            <w:r>
              <w:rPr>
                <w:szCs w:val="24"/>
              </w:rPr>
            </w:r>
          </w:p>
        </w:tc>
      </w:tr>
    </w:tbl>
    <w:p>
      <w:pPr>
        <w:pStyle w:val="Normal"/>
        <w:rPr/>
      </w:pPr>
      <w:r>
        <w:rPr/>
      </w:r>
    </w:p>
    <w:p>
      <w:pPr>
        <w:pStyle w:val="Normal"/>
        <w:rPr/>
      </w:pPr>
      <w:r>
        <w:rPr/>
      </w:r>
    </w:p>
    <w:p>
      <w:pPr>
        <w:pStyle w:val="Normal"/>
        <w:rPr/>
      </w:pPr>
      <w:r>
        <w:rPr/>
        <w:t xml:space="preserve">How often are backups made of the Chromebook </w:t>
      </w:r>
    </w:p>
    <w:p>
      <w:pPr>
        <w:pStyle w:val="Normal"/>
        <w:rPr>
          <w:szCs w:val="24"/>
        </w:rPr>
      </w:pPr>
      <w:r>
        <w:rPr>
          <w:szCs w:val="24"/>
        </w:rPr>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0455"/>
      </w:tblGrid>
      <w:tr>
        <w:trPr/>
        <w:tc>
          <w:tcPr>
            <w:tcW w:w="10455" w:type="dxa"/>
            <w:tcBorders/>
          </w:tcPr>
          <w:p>
            <w:pPr>
              <w:pStyle w:val="Normal"/>
              <w:widowControl/>
              <w:suppressAutoHyphens w:val="true"/>
              <w:spacing w:before="0" w:after="0"/>
              <w:jc w:val="left"/>
              <w:rPr>
                <w:szCs w:val="24"/>
              </w:rPr>
            </w:pPr>
            <w:r>
              <w:rPr/>
            </w:r>
          </w:p>
          <w:p>
            <w:pPr>
              <w:pStyle w:val="Normal"/>
              <w:widowControl/>
              <w:suppressAutoHyphens w:val="true"/>
              <w:spacing w:before="0" w:after="0"/>
              <w:jc w:val="left"/>
              <w:rPr>
                <w:szCs w:val="24"/>
              </w:rPr>
            </w:pPr>
            <w:r>
              <w:rPr>
                <w:szCs w:val="24"/>
              </w:rPr>
            </w:r>
          </w:p>
        </w:tc>
      </w:tr>
    </w:tbl>
    <w:p>
      <w:pPr>
        <w:pStyle w:val="Normal"/>
        <w:rPr/>
      </w:pPr>
      <w:r>
        <w:rPr/>
      </w:r>
    </w:p>
    <w:p>
      <w:pPr>
        <w:pStyle w:val="Normal"/>
        <w:rPr/>
      </w:pPr>
      <w:r>
        <w:rPr/>
      </w:r>
    </w:p>
    <w:p>
      <w:pPr>
        <w:pStyle w:val="Normal"/>
        <w:rPr/>
      </w:pPr>
      <w:r>
        <w:rPr/>
        <w:t>Do you back your data onto a cloud or a hard drive? (circle/delete as appropriate)</w:t>
      </w:r>
    </w:p>
    <w:p>
      <w:pPr>
        <w:pStyle w:val="Normal"/>
        <w:rPr/>
      </w:pPr>
      <w:r>
        <w:rPr/>
      </w:r>
    </w:p>
    <w:p>
      <w:pPr>
        <w:pStyle w:val="Normal"/>
        <w:jc w:val="right"/>
        <w:rPr>
          <w:szCs w:val="24"/>
        </w:rPr>
      </w:pPr>
      <w:r>
        <w:rPr/>
        <w:t>cloud or a hard drive</w:t>
      </w:r>
    </w:p>
    <w:p>
      <w:pPr>
        <w:pStyle w:val="Normal"/>
        <w:rPr>
          <w:szCs w:val="24"/>
        </w:rPr>
      </w:pPr>
      <w:r>
        <w:rPr>
          <w:szCs w:val="24"/>
        </w:rPr>
      </w:r>
    </w:p>
    <w:p>
      <w:pPr>
        <w:pStyle w:val="Normal"/>
        <w:rPr>
          <w:b/>
          <w:szCs w:val="24"/>
        </w:rPr>
      </w:pPr>
      <w:r>
        <w:rPr>
          <w:b/>
          <w:szCs w:val="24"/>
        </w:rPr>
      </w:r>
    </w:p>
    <w:p>
      <w:pPr>
        <w:sectPr>
          <w:headerReference w:type="first" r:id="rId55"/>
          <w:footerReference w:type="even" r:id="rId56"/>
          <w:footerReference w:type="default" r:id="rId57"/>
          <w:type w:val="nextPage"/>
          <w:pgSz w:w="11906" w:h="16838"/>
          <w:pgMar w:left="851" w:right="851" w:gutter="0" w:header="851" w:top="851" w:footer="283" w:bottom="851"/>
          <w:pgNumType w:fmt="decimal"/>
          <w:formProt w:val="false"/>
          <w:titlePg/>
          <w:textDirection w:val="lrTb"/>
          <w:docGrid w:type="default" w:linePitch="360" w:charSpace="0"/>
        </w:sectPr>
        <w:pStyle w:val="Normal"/>
        <w:ind w:right="0"/>
        <w:rPr/>
      </w:pPr>
      <w:r>
        <w:rPr/>
        <mc:AlternateContent>
          <mc:Choice Requires="wps">
            <w:drawing>
              <wp:anchor behindDoc="0" distT="45720" distB="45720" distL="0" distR="113030" simplePos="0" locked="0" layoutInCell="0" allowOverlap="1" relativeHeight="77" wp14:anchorId="4CEBE412">
                <wp:simplePos x="0" y="0"/>
                <wp:positionH relativeFrom="margin">
                  <wp:align>left</wp:align>
                </wp:positionH>
                <wp:positionV relativeFrom="paragraph">
                  <wp:posOffset>1790065</wp:posOffset>
                </wp:positionV>
                <wp:extent cx="6427470" cy="508635"/>
                <wp:effectExtent l="5080" t="5715" r="5080" b="4445"/>
                <wp:wrapThrough wrapText="bothSides">
                  <wp:wrapPolygon edited="0">
                    <wp:start x="0" y="0"/>
                    <wp:lineTo x="0" y="21843"/>
                    <wp:lineTo x="21574" y="21843"/>
                    <wp:lineTo x="21574" y="0"/>
                    <wp:lineTo x="0" y="0"/>
                  </wp:wrapPolygon>
                </wp:wrapThrough>
                <wp:docPr id="45" name="Text Box 2"/>
                <a:graphic xmlns:a="http://schemas.openxmlformats.org/drawingml/2006/main">
                  <a:graphicData uri="http://schemas.microsoft.com/office/word/2010/wordprocessingShape">
                    <wps:wsp>
                      <wps:cNvSpPr/>
                      <wps:spPr>
                        <a:xfrm>
                          <a:off x="0" y="0"/>
                          <a:ext cx="6427440" cy="508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Cyber Security Fundamentals Outcome 1 Performance Criteria  e  outcome 2 performance criteria c</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140.95pt;width:506.05pt;height:40pt;mso-wrap-style:square;v-text-anchor:top;mso-position-horizontal:left;mso-position-horizontal-relative:margin" wp14:anchorId="4CEBE412">
                <v:fill o:detectmouseclick="t" type="solid" color2="black"/>
                <v:stroke color="black" weight="9360" joinstyle="miter" endcap="flat"/>
                <v:textbox>
                  <w:txbxContent>
                    <w:p>
                      <w:pPr>
                        <w:pStyle w:val="FrameContents"/>
                        <w:rPr/>
                      </w:pPr>
                      <w:r>
                        <w:rPr/>
                        <w:t>Cyber Security Fundamentals Outcome 1 Performance Criteria  e  outcome 2 performance criteria c</w:t>
                      </w:r>
                    </w:p>
                  </w:txbxContent>
                </v:textbox>
                <w10:wrap type="square"/>
              </v:rect>
            </w:pict>
          </mc:Fallback>
        </mc:AlternateContent>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ascii="Arial" w:hAnsi="Arial" w:cs="" w:cstheme="minorBidi"/>
          <w:b/>
          <w:i w:val="false"/>
          <w:i w:val="false"/>
          <w:iCs w:val="false"/>
          <w:color w:themeColor="text1" w:themeTint="a6" w:val="595959"/>
          <w:sz w:val="22"/>
          <w:szCs w:val="22"/>
        </w:rPr>
      </w:pPr>
      <w:r>
        <w:rPr>
          <w:rStyle w:val="A2"/>
          <w:rFonts w:cs="" w:cstheme="minorBidi"/>
          <w:b/>
          <w:i w:val="false"/>
          <w:iCs w:val="false"/>
          <w:color w:themeColor="text1" w:themeTint="a6" w:val="595959"/>
          <w:sz w:val="22"/>
          <w:szCs w:val="22"/>
        </w:rPr>
        <w:t>Education Scotland</w:t>
      </w:r>
    </w:p>
    <w:p>
      <w:pPr>
        <w:pStyle w:val="Normal"/>
        <w:rPr>
          <w:rStyle w:val="A2"/>
          <w:rFonts w:ascii="Arial" w:hAnsi="Arial" w:cs="" w:cstheme="minorBidi"/>
          <w:i w:val="false"/>
          <w:i w:val="false"/>
          <w:iCs w:val="false"/>
          <w:color w:themeColor="text1" w:themeTint="a6" w:val="595959"/>
          <w:sz w:val="22"/>
          <w:szCs w:val="22"/>
        </w:rPr>
      </w:pPr>
      <w:r>
        <w:rPr>
          <w:rStyle w:val="A2"/>
          <w:rFonts w:cs="" w:cstheme="minorBidi"/>
          <w:i w:val="false"/>
          <w:iCs w:val="false"/>
          <w:color w:themeColor="text1" w:themeTint="a6" w:val="595959"/>
          <w:sz w:val="22"/>
          <w:szCs w:val="22"/>
        </w:rPr>
        <w:t>Denholm House</w:t>
      </w:r>
    </w:p>
    <w:p>
      <w:pPr>
        <w:pStyle w:val="Normal"/>
        <w:rPr>
          <w:rStyle w:val="A2"/>
          <w:rFonts w:ascii="Arial" w:hAnsi="Arial" w:cs="" w:cstheme="minorBidi"/>
          <w:i w:val="false"/>
          <w:i w:val="false"/>
          <w:iCs w:val="false"/>
          <w:color w:themeColor="text1" w:themeTint="a6" w:val="595959"/>
          <w:sz w:val="22"/>
          <w:szCs w:val="22"/>
        </w:rPr>
      </w:pPr>
      <w:r>
        <w:rPr>
          <w:rStyle w:val="A2"/>
          <w:rFonts w:cs="" w:cstheme="minorBidi"/>
          <w:i w:val="false"/>
          <w:iCs w:val="false"/>
          <w:color w:themeColor="text1" w:themeTint="a6" w:val="595959"/>
          <w:sz w:val="22"/>
          <w:szCs w:val="22"/>
        </w:rPr>
        <w:t>Almondvale Business Park</w:t>
      </w:r>
    </w:p>
    <w:p>
      <w:pPr>
        <w:pStyle w:val="Normal"/>
        <w:rPr>
          <w:rStyle w:val="A2"/>
          <w:rFonts w:ascii="Arial" w:hAnsi="Arial" w:cs="" w:cstheme="minorBidi"/>
          <w:i w:val="false"/>
          <w:i w:val="false"/>
          <w:iCs w:val="false"/>
          <w:color w:themeColor="text1" w:themeTint="a6" w:val="595959"/>
          <w:sz w:val="22"/>
          <w:szCs w:val="22"/>
        </w:rPr>
      </w:pPr>
      <w:r>
        <w:rPr>
          <w:rStyle w:val="A2"/>
          <w:rFonts w:cs="" w:cstheme="minorBidi"/>
          <w:i w:val="false"/>
          <w:iCs w:val="false"/>
          <w:color w:themeColor="text1" w:themeTint="a6" w:val="595959"/>
          <w:sz w:val="22"/>
          <w:szCs w:val="22"/>
        </w:rPr>
        <w:t>Almondvale Way</w:t>
      </w:r>
    </w:p>
    <w:p>
      <w:pPr>
        <w:pStyle w:val="Normal"/>
        <w:rPr>
          <w:rStyle w:val="A2"/>
          <w:rFonts w:ascii="Arial" w:hAnsi="Arial" w:cs="" w:cstheme="minorBidi"/>
          <w:i w:val="false"/>
          <w:i w:val="false"/>
          <w:iCs w:val="false"/>
          <w:color w:themeColor="text1" w:themeTint="a6" w:val="595959"/>
          <w:sz w:val="22"/>
          <w:szCs w:val="22"/>
        </w:rPr>
      </w:pPr>
      <w:r>
        <w:rPr>
          <w:rStyle w:val="A2"/>
          <w:rFonts w:cs="" w:cstheme="minorBidi"/>
          <w:i w:val="false"/>
          <w:iCs w:val="false"/>
          <w:color w:themeColor="text1" w:themeTint="a6" w:val="595959"/>
          <w:sz w:val="22"/>
          <w:szCs w:val="22"/>
        </w:rPr>
        <w:t>Livingston EH54 6GA</w:t>
      </w:r>
    </w:p>
    <w:p>
      <w:pPr>
        <w:pStyle w:val="Pa0"/>
        <w:rPr>
          <w:rFonts w:cs="Arial"/>
          <w:color w:themeColor="text1" w:themeTint="a6" w:val="595959"/>
        </w:rPr>
      </w:pPr>
      <w:r>
        <w:rPr>
          <w:rFonts w:cs="Arial"/>
          <w:color w:themeColor="text1" w:themeTint="a6" w:val="595959"/>
        </w:rPr>
      </w:r>
    </w:p>
    <w:p>
      <w:pPr>
        <w:pStyle w:val="Pa0"/>
        <w:rPr>
          <w:rFonts w:cs="Arial"/>
          <w:color w:themeColor="text1" w:themeTint="a6" w:val="595959"/>
        </w:rPr>
      </w:pPr>
      <w:r>
        <w:rPr>
          <w:rFonts w:cs="Arial"/>
          <w:color w:themeColor="text1" w:themeTint="a6" w:val="595959"/>
        </w:rPr>
      </w:r>
    </w:p>
    <w:p>
      <w:pPr>
        <w:pStyle w:val="Pa0"/>
        <w:rPr>
          <w:rFonts w:cs="Arial"/>
          <w:color w:themeColor="text1" w:themeTint="a6" w:val="595959"/>
        </w:rPr>
      </w:pPr>
      <w:r>
        <w:rPr>
          <w:rStyle w:val="A1"/>
          <w:color w:themeColor="text1" w:themeTint="a6" w:val="595959"/>
        </w:rPr>
        <w:t xml:space="preserve">T   </w:t>
      </w:r>
      <w:r>
        <w:rPr>
          <w:rStyle w:val="A1"/>
          <w:b w:val="false"/>
          <w:color w:themeColor="text1" w:themeTint="a6" w:val="595959"/>
        </w:rPr>
        <w:t>+44 (0)131 244 4330</w:t>
      </w:r>
    </w:p>
    <w:p>
      <w:pPr>
        <w:pStyle w:val="Pa0"/>
        <w:rPr>
          <w:rFonts w:cs="Arial"/>
          <w:color w:themeColor="text1" w:themeTint="a6" w:val="595959"/>
        </w:rPr>
      </w:pPr>
      <w:r>
        <w:rPr>
          <w:rStyle w:val="A1"/>
          <w:color w:themeColor="text1" w:themeTint="a6" w:val="595959"/>
        </w:rPr>
        <w:t xml:space="preserve">E   </w:t>
      </w:r>
      <w:r>
        <w:rPr>
          <w:rStyle w:val="A1"/>
          <w:b w:val="false"/>
          <w:color w:themeColor="text1" w:themeTint="a6" w:val="595959"/>
        </w:rPr>
        <w:t>enquiries@educationscotland.gsi.gov.uk</w:t>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Normal"/>
        <w:rPr>
          <w:rStyle w:val="A2"/>
          <w:rFonts w:cs="Arial"/>
          <w:i w:val="false"/>
          <w:i w:val="false"/>
          <w:color w:themeColor="text1" w:themeTint="a6" w:val="595959"/>
          <w:sz w:val="24"/>
          <w:szCs w:val="24"/>
        </w:rPr>
      </w:pPr>
      <w:r>
        <w:rPr>
          <w:rFonts w:cs="Arial"/>
          <w:i w:val="false"/>
          <w:color w:themeColor="text1" w:themeTint="a6" w:val="595959"/>
          <w:sz w:val="24"/>
          <w:szCs w:val="24"/>
        </w:rPr>
      </w:r>
    </w:p>
    <w:p>
      <w:pPr>
        <w:pStyle w:val="Pa0"/>
        <w:rPr>
          <w:rFonts w:cs="Arial"/>
          <w:color w:val="B3D259"/>
        </w:rPr>
      </w:pPr>
      <w:r>
        <w:rPr>
          <w:rStyle w:val="A1"/>
          <w:color w:themeColor="text1" w:themeTint="a6" w:val="B3D259"/>
        </w:rPr>
        <w:t>www.education.gov.scot</w:t>
      </w:r>
    </w:p>
    <w:p>
      <w:pPr>
        <w:pStyle w:val="Normal"/>
        <w:rPr/>
      </w:pPr>
      <w:r>
        <w:rPr/>
        <w:drawing>
          <wp:anchor behindDoc="1" distT="0" distB="0" distL="0" distR="0" simplePos="0" locked="0" layoutInCell="1" allowOverlap="1" relativeHeight="18">
            <wp:simplePos x="0" y="0"/>
            <wp:positionH relativeFrom="column">
              <wp:posOffset>-734695</wp:posOffset>
            </wp:positionH>
            <wp:positionV relativeFrom="paragraph">
              <wp:posOffset>5767070</wp:posOffset>
            </wp:positionV>
            <wp:extent cx="9507855" cy="1028700"/>
            <wp:effectExtent l="0" t="0" r="0" b="0"/>
            <wp:wrapNone/>
            <wp:docPr id="5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descr=""/>
                    <pic:cNvPicPr>
                      <a:picLocks noChangeAspect="1" noChangeArrowheads="1"/>
                    </pic:cNvPicPr>
                  </pic:nvPicPr>
                  <pic:blipFill>
                    <a:blip r:embed="rId58"/>
                    <a:stretch>
                      <a:fillRect/>
                    </a:stretch>
                  </pic:blipFill>
                  <pic:spPr bwMode="auto">
                    <a:xfrm>
                      <a:off x="0" y="0"/>
                      <a:ext cx="9507855" cy="1028700"/>
                    </a:xfrm>
                    <a:prstGeom prst="rect">
                      <a:avLst/>
                    </a:prstGeom>
                  </pic:spPr>
                </pic:pic>
              </a:graphicData>
            </a:graphic>
          </wp:anchor>
        </w:drawing>
        <w:drawing>
          <wp:anchor behindDoc="1" distT="0" distB="0" distL="0" distR="0" simplePos="0" locked="0" layoutInCell="1" allowOverlap="1" relativeHeight="19">
            <wp:simplePos x="0" y="0"/>
            <wp:positionH relativeFrom="column">
              <wp:posOffset>4751705</wp:posOffset>
            </wp:positionH>
            <wp:positionV relativeFrom="paragraph">
              <wp:posOffset>5584825</wp:posOffset>
            </wp:positionV>
            <wp:extent cx="1600200" cy="639445"/>
            <wp:effectExtent l="0" t="0" r="0" b="0"/>
            <wp:wrapNone/>
            <wp:docPr id="5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descr=""/>
                    <pic:cNvPicPr>
                      <a:picLocks noChangeAspect="1" noChangeArrowheads="1"/>
                    </pic:cNvPicPr>
                  </pic:nvPicPr>
                  <pic:blipFill>
                    <a:blip r:embed="rId59"/>
                    <a:stretch>
                      <a:fillRect/>
                    </a:stretch>
                  </pic:blipFill>
                  <pic:spPr bwMode="auto">
                    <a:xfrm>
                      <a:off x="0" y="0"/>
                      <a:ext cx="1600200" cy="639445"/>
                    </a:xfrm>
                    <a:prstGeom prst="rect">
                      <a:avLst/>
                    </a:prstGeom>
                  </pic:spPr>
                </pic:pic>
              </a:graphicData>
            </a:graphic>
          </wp:anchor>
        </w:drawing>
      </w:r>
    </w:p>
    <w:sectPr>
      <w:headerReference w:type="default" r:id="rId60"/>
      <w:headerReference w:type="first" r:id="rId61"/>
      <w:footerReference w:type="default" r:id="rId62"/>
      <w:footerReference w:type="first" r:id="rId63"/>
      <w:type w:val="nextPage"/>
      <w:pgSz w:w="11906" w:h="16838"/>
      <w:pgMar w:left="851" w:right="851" w:gutter="0" w:header="851" w:top="908" w:footer="851" w:bottom="90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M Arial">
    <w:charset w:val="01"/>
    <w:family w:val="roman"/>
    <w:pitch w:val="variable"/>
  </w:font>
  <w:font w:name="Lucida Grande">
    <w:charset w:val="01"/>
    <w:family w:val="roman"/>
    <w:pitch w:val="variable"/>
  </w:font>
  <w:font w:name="Calibri">
    <w:charset w:val="01"/>
    <w:family w:val="roman"/>
    <w:pitch w:val="variable"/>
  </w:font>
  <w:font w:name="Liberation Sans">
    <w:altName w:val="Arial"/>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
  </w:p>
  <w:p>
    <w:pPr>
      <w:pStyle w:val="Footer"/>
      <w:rPr>
        <w:rStyle w:val="Pagenumber"/>
        <w:color w:themeColor="text1" w:themeTint="80" w:val="7F7F7F"/>
        <w:sz w:val="18"/>
        <w:szCs w:val="18"/>
      </w:rPr>
    </w:pPr>
    <w:r>
      <w:rPr>
        <w:color w:themeColor="text1" w:themeTint="80" w:val="7F7F7F"/>
        <w:sz w:val="18"/>
        <w:szCs w:val="18"/>
      </w:rPr>
    </w:r>
  </w:p>
  <w:p>
    <w:pPr>
      <w:pStyle w:val="Footer"/>
      <w:rPr/>
    </w:pPr>
    <w:r>
      <mc:AlternateContent>
        <mc:Choice Requires="wps">
          <w:drawing>
            <wp:anchor behindDoc="1" distT="24765" distB="65405" distL="45085" distR="45085" simplePos="0" locked="0" layoutInCell="1" allowOverlap="1" relativeHeight="14" wp14:anchorId="560DE7E3">
              <wp:simplePos x="0" y="0"/>
              <wp:positionH relativeFrom="column">
                <wp:posOffset>0</wp:posOffset>
              </wp:positionH>
              <wp:positionV relativeFrom="paragraph">
                <wp:posOffset>635</wp:posOffset>
              </wp:positionV>
              <wp:extent cx="6459855" cy="635"/>
              <wp:effectExtent l="5080" t="5080" r="5080" b="5080"/>
              <wp:wrapNone/>
              <wp:docPr id="49" name="Straight Connector 10"/>
              <a:graphic xmlns:a="http://schemas.openxmlformats.org/drawingml/2006/main">
                <a:graphicData uri="http://schemas.microsoft.com/office/word/2010/wordprocessingShape">
                  <wps:wsp>
                    <wps:cNvSpPr/>
                    <wps:spPr>
                      <a:xfrm>
                        <a:off x="0" y="0"/>
                        <a:ext cx="6459840" cy="720"/>
                      </a:xfrm>
                      <a:prstGeom prst="line">
                        <a:avLst/>
                      </a:prstGeom>
                      <a:ln w="9525">
                        <a:solidFill>
                          <a:srgbClr val="b3d236"/>
                        </a:solidFill>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0.05pt" to="508.6pt,0.05pt" ID="Straight Connector 10" stroked="t" o:allowincell="f" style="position:absolute" wp14:anchorId="560DE7E3">
              <v:stroke color="#b3d236" weight="9360" joinstyle="round" endcap="flat"/>
              <v:fill o:detectmouseclick="t" on="false"/>
              <w10:wrap type="none"/>
            </v:line>
          </w:pict>
        </mc:Fallback>
      </mc:AlternateContent>
    </w:r>
    <w:r>
      <w:rPr>
        <w:rStyle w:val="Pagenumber"/>
        <w:color w:themeColor="text1" w:themeTint="80" w:val="7F7F7F"/>
        <w:sz w:val="18"/>
        <w:szCs w:val="18"/>
      </w:rPr>
      <w:fldChar w:fldCharType="begin"/>
    </w:r>
    <w:r>
      <w:rPr>
        <w:rStyle w:val="Pagenumber"/>
        <w:sz w:val="18"/>
        <w:szCs w:val="18"/>
        <w:color w:themeColor="text1" w:themeTint="80" w:val="7F7F7F"/>
      </w:rPr>
      <w:instrText xml:space="preserve"> PAGE </w:instrText>
    </w:r>
    <w:r>
      <w:rPr>
        <w:rStyle w:val="Pagenumber"/>
        <w:sz w:val="18"/>
        <w:szCs w:val="18"/>
        <w:color w:themeColor="text1" w:themeTint="80" w:val="7F7F7F"/>
      </w:rPr>
      <w:fldChar w:fldCharType="separate"/>
    </w:r>
    <w:r>
      <w:rPr>
        <w:rStyle w:val="Pagenumber"/>
        <w:sz w:val="18"/>
        <w:szCs w:val="18"/>
        <w:color w:themeColor="text1" w:themeTint="80" w:val="7F7F7F"/>
      </w:rPr>
      <w:t>0</w:t>
    </w:r>
    <w:r>
      <w:rPr>
        <w:rStyle w:val="Pagenumber"/>
        <w:sz w:val="18"/>
        <w:szCs w:val="18"/>
        <w:color w:themeColor="text1" w:themeTint="80" w:val="7F7F7F"/>
      </w:rPr>
      <w:fldChar w:fldCharType="end"/>
    </w:r>
    <w:r>
      <w:rPr>
        <w:rStyle w:val="Pagenumber"/>
        <w:color w:themeColor="text1" w:themeTint="80" w:val="7F7F7F"/>
        <w:sz w:val="18"/>
        <w:szCs w:val="18"/>
      </w:rPr>
      <w:t xml:space="preserve">  </w:t>
    </w:r>
    <w:r>
      <w:rPr>
        <w:rStyle w:val="Pagenumber"/>
        <w:color w:themeColor="background1" w:themeShade="a6" w:val="A6A6A6"/>
        <w:sz w:val="18"/>
        <w:szCs w:val="18"/>
      </w:rPr>
      <w:t xml:space="preserve"> </w:t>
    </w:r>
    <w:r>
      <w:rPr>
        <w:rStyle w:val="Pagenumber"/>
        <w:color w:themeColor="background1" w:themeShade="a6" w:val="A6A6A6"/>
        <w:sz w:val="18"/>
        <w:szCs w:val="18"/>
      </w:rPr>
      <w:t>|</w:t>
    </w:r>
    <w:r>
      <w:rPr>
        <w:rStyle w:val="Pagenumber"/>
        <w:color w:themeColor="text1" w:themeTint="80" w:val="7F7F7F"/>
        <w:sz w:val="18"/>
        <w:szCs w:val="18"/>
      </w:rPr>
      <w:t xml:space="preserve">   Document title</w:t>
    </w:r>
  </w:p>
  <w:p>
    <w:pPr>
      <w:pStyle w:val="Footer"/>
      <w:rPr/>
    </w:pPr>
    <w:r>
      <w:rPr/>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12">
          <wp:simplePos x="0" y="0"/>
          <wp:positionH relativeFrom="column">
            <wp:posOffset>-571500</wp:posOffset>
          </wp:positionH>
          <wp:positionV relativeFrom="paragraph">
            <wp:posOffset>2095500</wp:posOffset>
          </wp:positionV>
          <wp:extent cx="7639050" cy="8229600"/>
          <wp:effectExtent l="0" t="0" r="0" b="0"/>
          <wp:wrapNone/>
          <wp:docPr id="4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descr=""/>
                  <pic:cNvPicPr>
                    <a:picLocks noChangeAspect="1" noChangeArrowheads="1"/>
                  </pic:cNvPicPr>
                </pic:nvPicPr>
                <pic:blipFill>
                  <a:blip r:embed="rId1"/>
                  <a:stretch>
                    <a:fillRect/>
                  </a:stretch>
                </pic:blipFill>
                <pic:spPr bwMode="auto">
                  <a:xfrm>
                    <a:off x="0" y="0"/>
                    <a:ext cx="7639050" cy="8229600"/>
                  </a:xfrm>
                  <a:prstGeom prst="rect">
                    <a:avLst/>
                  </a:prstGeom>
                </pic:spPr>
              </pic:pic>
            </a:graphicData>
          </a:graphic>
        </wp:anchor>
      </w:drawing>
      <w:drawing>
        <wp:anchor behindDoc="1" distT="0" distB="0" distL="0" distR="0" simplePos="0" locked="0" layoutInCell="1" allowOverlap="1" relativeHeight="13">
          <wp:simplePos x="0" y="0"/>
          <wp:positionH relativeFrom="column">
            <wp:posOffset>2057400</wp:posOffset>
          </wp:positionH>
          <wp:positionV relativeFrom="paragraph">
            <wp:posOffset>9453245</wp:posOffset>
          </wp:positionV>
          <wp:extent cx="4914900" cy="300355"/>
          <wp:effectExtent l="0" t="0" r="0" b="0"/>
          <wp:wrapNone/>
          <wp:docPr id="4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descr=""/>
                  <pic:cNvPicPr>
                    <a:picLocks noChangeAspect="1" noChangeArrowheads="1"/>
                  </pic:cNvPicPr>
                </pic:nvPicPr>
                <pic:blipFill>
                  <a:blip r:embed="rId2"/>
                  <a:stretch>
                    <a:fillRect/>
                  </a:stretch>
                </pic:blipFill>
                <pic:spPr bwMode="auto">
                  <a:xfrm>
                    <a:off x="0" y="0"/>
                    <a:ext cx="4914900" cy="300355"/>
                  </a:xfrm>
                  <a:prstGeom prst="rect">
                    <a:avLst/>
                  </a:prstGeom>
                </pic:spPr>
              </pic:pic>
            </a:graphicData>
          </a:graphic>
        </wp:anchor>
      </w:drawing>
      <w:drawing>
        <wp:anchor behindDoc="0" distT="0" distB="0" distL="114300" distR="114300" simplePos="0" locked="0" layoutInCell="0" allowOverlap="1" relativeHeight="28">
          <wp:simplePos x="0" y="0"/>
          <wp:positionH relativeFrom="column">
            <wp:posOffset>-326390</wp:posOffset>
          </wp:positionH>
          <wp:positionV relativeFrom="paragraph">
            <wp:posOffset>-311785</wp:posOffset>
          </wp:positionV>
          <wp:extent cx="2722245" cy="1193800"/>
          <wp:effectExtent l="0" t="0" r="0" b="0"/>
          <wp:wrapThrough wrapText="bothSides">
            <wp:wrapPolygon edited="0">
              <wp:start x="4626" y="4120"/>
              <wp:lineTo x="3419" y="6420"/>
              <wp:lineTo x="2208" y="10091"/>
              <wp:lineTo x="2208" y="14686"/>
              <wp:lineTo x="3419" y="19742"/>
              <wp:lineTo x="4428" y="21126"/>
              <wp:lineTo x="7449" y="21126"/>
              <wp:lineTo x="17121" y="19742"/>
              <wp:lineTo x="18536" y="18361"/>
              <wp:lineTo x="18130" y="12394"/>
              <wp:lineTo x="19341" y="8249"/>
              <wp:lineTo x="18332" y="5958"/>
              <wp:lineTo x="7044" y="4120"/>
              <wp:lineTo x="4626" y="4120"/>
            </wp:wrapPolygon>
          </wp:wrapThrough>
          <wp:docPr id="4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descr=""/>
                  <pic:cNvPicPr>
                    <a:picLocks noChangeAspect="1" noChangeArrowheads="1"/>
                  </pic:cNvPicPr>
                </pic:nvPicPr>
                <pic:blipFill>
                  <a:blip r:embed="rId3"/>
                  <a:srcRect l="0" t="0" r="0" b="28237"/>
                  <a:stretch>
                    <a:fillRect/>
                  </a:stretch>
                </pic:blipFill>
                <pic:spPr bwMode="auto">
                  <a:xfrm>
                    <a:off x="0" y="0"/>
                    <a:ext cx="2722245" cy="11938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color w:val="00ABB5"/>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6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45666"/>
    <w:pPr>
      <w:widowControl/>
      <w:suppressAutoHyphens w:val="true"/>
      <w:bidi w:val="0"/>
      <w:spacing w:before="0" w:after="0"/>
      <w:ind w:right="2835"/>
      <w:jc w:val="left"/>
    </w:pPr>
    <w:rPr>
      <w:rFonts w:ascii="Arial" w:hAnsi="Arial" w:eastAsia="ＭＳ 明朝" w:cs=""/>
      <w:color w:themeColor="text1" w:themeTint="a6" w:val="595959"/>
      <w:kern w:val="0"/>
      <w:sz w:val="22"/>
      <w:szCs w:val="22"/>
      <w:lang w:val="en-US" w:eastAsia="en-US" w:bidi="ar-SA"/>
    </w:rPr>
  </w:style>
  <w:style w:type="paragraph" w:styleId="Heading1">
    <w:name w:val="Heading 1"/>
    <w:basedOn w:val="Normal"/>
    <w:next w:val="Normal"/>
    <w:link w:val="Heading1Char"/>
    <w:qFormat/>
    <w:rsid w:val="00845666"/>
    <w:pPr>
      <w:ind w:right="2268"/>
      <w:outlineLvl w:val="0"/>
    </w:pPr>
    <w:rPr>
      <w:color w:themeColor="text1" w:themeTint="a6" w:val="00ABB5"/>
      <w:sz w:val="44"/>
      <w:szCs w:val="44"/>
    </w:rPr>
  </w:style>
  <w:style w:type="paragraph" w:styleId="Heading2">
    <w:name w:val="Heading 2"/>
    <w:basedOn w:val="Normal"/>
    <w:next w:val="Normal"/>
    <w:link w:val="Heading2Char"/>
    <w:unhideWhenUsed/>
    <w:qFormat/>
    <w:rsid w:val="00845666"/>
    <w:pPr>
      <w:tabs>
        <w:tab w:val="clear" w:pos="720"/>
        <w:tab w:val="left" w:pos="7230" w:leader="none"/>
      </w:tabs>
      <w:spacing w:before="120" w:after="120"/>
      <w:ind w:right="2268"/>
      <w:outlineLvl w:val="1"/>
    </w:pPr>
    <w:rPr>
      <w:color w:themeColor="text1" w:themeTint="a6" w:val="00ABB5"/>
      <w:sz w:val="28"/>
      <w:szCs w:val="28"/>
    </w:rPr>
  </w:style>
  <w:style w:type="paragraph" w:styleId="Heading3">
    <w:name w:val="Heading 3"/>
    <w:next w:val="Normal"/>
    <w:link w:val="Heading3Char"/>
    <w:unhideWhenUsed/>
    <w:qFormat/>
    <w:rsid w:val="00845666"/>
    <w:pPr>
      <w:widowControl/>
      <w:suppressAutoHyphens w:val="true"/>
      <w:bidi w:val="0"/>
      <w:spacing w:before="120" w:after="120"/>
      <w:jc w:val="left"/>
      <w:outlineLvl w:val="2"/>
    </w:pPr>
    <w:rPr>
      <w:rFonts w:ascii="Arial" w:hAnsi="Arial" w:eastAsia="ＭＳ 明朝" w:cs=""/>
      <w:b/>
      <w:color w:val="00ABB5"/>
      <w:kern w:val="0"/>
      <w:sz w:val="24"/>
      <w:szCs w:val="24"/>
      <w:lang w:val="en-US" w:eastAsia="en-US" w:bidi="ar-SA"/>
    </w:rPr>
  </w:style>
  <w:style w:type="paragraph" w:styleId="Heading4">
    <w:name w:val="Heading 4"/>
    <w:next w:val="Normal"/>
    <w:link w:val="Heading4Char"/>
    <w:uiPriority w:val="9"/>
    <w:unhideWhenUsed/>
    <w:qFormat/>
    <w:rsid w:val="00845666"/>
    <w:pPr>
      <w:widowControl/>
      <w:suppressAutoHyphens w:val="true"/>
      <w:bidi w:val="0"/>
      <w:spacing w:before="120" w:after="120"/>
      <w:jc w:val="left"/>
      <w:outlineLvl w:val="3"/>
    </w:pPr>
    <w:rPr>
      <w:rFonts w:ascii="Arial" w:hAnsi="Arial" w:eastAsia="ＭＳ 明朝" w:cs=""/>
      <w:b/>
      <w:color w:themeColor="text1" w:themeTint="a6" w:val="595959"/>
      <w:kern w:val="0"/>
      <w:sz w:val="22"/>
      <w:szCs w:val="22"/>
      <w:lang w:val="en-US" w:eastAsia="en-US" w:bidi="ar-SA"/>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qFormat/>
    <w:rsid w:val="00845666"/>
    <w:rPr>
      <w:rFonts w:ascii="Arial" w:hAnsi="Arial"/>
      <w:color w:val="00ABB5"/>
      <w:sz w:val="44"/>
      <w:szCs w:val="44"/>
    </w:rPr>
  </w:style>
  <w:style w:type="character" w:styleId="Heading2Char" w:customStyle="1">
    <w:name w:val="Heading 2 Char"/>
    <w:basedOn w:val="DefaultParagraphFont"/>
    <w:link w:val="Heading2"/>
    <w:qFormat/>
    <w:rsid w:val="00845666"/>
    <w:rPr>
      <w:rFonts w:ascii="Arial" w:hAnsi="Arial"/>
      <w:color w:val="00ABB5"/>
      <w:sz w:val="28"/>
      <w:szCs w:val="28"/>
    </w:rPr>
  </w:style>
  <w:style w:type="character" w:styleId="Heading3Char" w:customStyle="1">
    <w:name w:val="Heading 3 Char"/>
    <w:basedOn w:val="DefaultParagraphFont"/>
    <w:link w:val="Heading3"/>
    <w:qFormat/>
    <w:rsid w:val="00845666"/>
    <w:rPr>
      <w:rFonts w:ascii="Arial" w:hAnsi="Arial"/>
      <w:b/>
      <w:color w:val="00ABB5"/>
    </w:rPr>
  </w:style>
  <w:style w:type="character" w:styleId="Heading4Char" w:customStyle="1">
    <w:name w:val="Heading 4 Char"/>
    <w:basedOn w:val="DefaultParagraphFont"/>
    <w:link w:val="Heading4"/>
    <w:uiPriority w:val="9"/>
    <w:qFormat/>
    <w:rsid w:val="00845666"/>
    <w:rPr>
      <w:rFonts w:ascii="Arial" w:hAnsi="Arial"/>
      <w:b/>
      <w:color w:themeColor="text1" w:themeTint="a6" w:val="595959"/>
      <w:sz w:val="22"/>
      <w:szCs w:val="22"/>
    </w:rPr>
  </w:style>
  <w:style w:type="character" w:styleId="HeaderChar" w:customStyle="1">
    <w:name w:val="Header Char"/>
    <w:basedOn w:val="DefaultParagraphFont"/>
    <w:link w:val="Header"/>
    <w:qFormat/>
    <w:rsid w:val="00845666"/>
    <w:rPr>
      <w:rFonts w:ascii="Arial" w:hAnsi="Arial"/>
      <w:color w:themeColor="text1" w:themeTint="a6" w:val="595959"/>
      <w:sz w:val="22"/>
      <w:szCs w:val="22"/>
    </w:rPr>
  </w:style>
  <w:style w:type="character" w:styleId="FooterChar" w:customStyle="1">
    <w:name w:val="Footer Char"/>
    <w:basedOn w:val="DefaultParagraphFont"/>
    <w:link w:val="Footer"/>
    <w:qFormat/>
    <w:rsid w:val="00845666"/>
    <w:rPr>
      <w:rFonts w:ascii="Arial" w:hAnsi="Arial"/>
      <w:color w:themeColor="text1" w:themeTint="a6" w:val="595959"/>
      <w:sz w:val="22"/>
      <w:szCs w:val="22"/>
    </w:rPr>
  </w:style>
  <w:style w:type="character" w:styleId="Pagenumber">
    <w:name w:val="page number"/>
    <w:basedOn w:val="DefaultParagraphFont"/>
    <w:uiPriority w:val="99"/>
    <w:semiHidden/>
    <w:unhideWhenUsed/>
    <w:qFormat/>
    <w:rsid w:val="00845666"/>
    <w:rPr/>
  </w:style>
  <w:style w:type="character" w:styleId="SubtitleChar" w:customStyle="1">
    <w:name w:val="Subtitle Char"/>
    <w:basedOn w:val="DefaultParagraphFont"/>
    <w:link w:val="Subtitle"/>
    <w:uiPriority w:val="11"/>
    <w:qFormat/>
    <w:rsid w:val="00845666"/>
    <w:rPr>
      <w:rFonts w:ascii="Arial" w:hAnsi="Arial"/>
      <w:b/>
      <w:color w:val="B3D236"/>
      <w:sz w:val="22"/>
    </w:rPr>
  </w:style>
  <w:style w:type="character" w:styleId="A1" w:customStyle="1">
    <w:name w:val="A1"/>
    <w:uiPriority w:val="99"/>
    <w:qFormat/>
    <w:rsid w:val="003a341b"/>
    <w:rPr>
      <w:rFonts w:cs="Arial"/>
      <w:b/>
      <w:bCs/>
      <w:color w:val="B3D333"/>
      <w:sz w:val="22"/>
      <w:szCs w:val="22"/>
    </w:rPr>
  </w:style>
  <w:style w:type="character" w:styleId="A2" w:customStyle="1">
    <w:name w:val="A2"/>
    <w:uiPriority w:val="99"/>
    <w:qFormat/>
    <w:rsid w:val="003a341b"/>
    <w:rPr>
      <w:rFonts w:ascii="M Arial" w:hAnsi="M Arial" w:cs="M Arial"/>
      <w:i/>
      <w:iCs/>
      <w:color w:val="221E1F"/>
      <w:sz w:val="16"/>
      <w:szCs w:val="16"/>
    </w:rPr>
  </w:style>
  <w:style w:type="character" w:styleId="BalloonTextChar" w:customStyle="1">
    <w:name w:val="Balloon Text Char"/>
    <w:basedOn w:val="DefaultParagraphFont"/>
    <w:link w:val="BalloonText"/>
    <w:uiPriority w:val="99"/>
    <w:semiHidden/>
    <w:qFormat/>
    <w:rsid w:val="00b76e95"/>
    <w:rPr>
      <w:rFonts w:ascii="Lucida Grande" w:hAnsi="Lucida Grande" w:cs="Lucida Grande"/>
      <w:color w:themeColor="text1" w:themeTint="a6" w:val="595959"/>
      <w:sz w:val="18"/>
      <w:szCs w:val="18"/>
    </w:rPr>
  </w:style>
  <w:style w:type="character" w:styleId="Hyperlink">
    <w:name w:val="Hyperlink"/>
    <w:basedOn w:val="DefaultParagraphFont"/>
    <w:uiPriority w:val="99"/>
    <w:unhideWhenUsed/>
    <w:rsid w:val="00ec4a8a"/>
    <w:rPr>
      <w:color w:themeColor="hyperlink" w:val="0000FF"/>
      <w:u w:val="single"/>
    </w:rPr>
  </w:style>
  <w:style w:type="character" w:styleId="FollowedHyperlink">
    <w:name w:val="FollowedHyperlink"/>
    <w:basedOn w:val="DefaultParagraphFont"/>
    <w:uiPriority w:val="99"/>
    <w:semiHidden/>
    <w:unhideWhenUsed/>
    <w:rsid w:val="00ec4a8a"/>
    <w:rPr>
      <w:color w:themeColor="followedHyperlink" w:val="800080"/>
      <w:u w:val="single"/>
    </w:rPr>
  </w:style>
  <w:style w:type="character" w:styleId="UnresolvedMention" w:customStyle="1">
    <w:name w:val="Unresolved Mention"/>
    <w:basedOn w:val="DefaultParagraphFont"/>
    <w:uiPriority w:val="99"/>
    <w:semiHidden/>
    <w:unhideWhenUsed/>
    <w:qFormat/>
    <w:rsid w:val="00ec4a8a"/>
    <w:rPr>
      <w:color w:val="605E5C"/>
      <w:shd w:fill="E1DFDD" w:val="clear"/>
    </w:rPr>
  </w:style>
  <w:style w:type="character" w:styleId="Mention" w:customStyle="1">
    <w:name w:val="Mention"/>
    <w:basedOn w:val="DefaultParagraphFont"/>
    <w:uiPriority w:val="99"/>
    <w:unhideWhenUsed/>
    <w:qFormat/>
    <w:rsid w:val="00ec4a8a"/>
    <w:rPr>
      <w:color w:val="2B579A"/>
      <w:shd w:fill="E6E6E6" w:val="clear"/>
    </w:rPr>
  </w:style>
  <w:style w:type="character" w:styleId="TitleChar" w:customStyle="1">
    <w:name w:val="Title Char"/>
    <w:basedOn w:val="DefaultParagraphFont"/>
    <w:link w:val="Title"/>
    <w:uiPriority w:val="10"/>
    <w:qFormat/>
    <w:rsid w:val="00ec4a8a"/>
    <w:rPr>
      <w:rFonts w:ascii="Calibri" w:hAnsi="Calibri" w:eastAsia="" w:cs="" w:asciiTheme="majorHAnsi" w:cstheme="majorBidi" w:eastAsiaTheme="majorEastAsia" w:hAnsiTheme="majorHAnsi"/>
      <w:spacing w:val="-10"/>
      <w:kern w:val="2"/>
      <w:sz w:val="56"/>
      <w:szCs w:val="56"/>
    </w:rPr>
  </w:style>
  <w:style w:type="character" w:styleId="TitleChar1" w:customStyle="1">
    <w:name w:val="Title Char1"/>
    <w:basedOn w:val="DefaultParagraphFont"/>
    <w:uiPriority w:val="10"/>
    <w:qFormat/>
    <w:rsid w:val="00ec4a8a"/>
    <w:rPr>
      <w:rFonts w:ascii="Calibri" w:hAnsi="Calibri" w:eastAsia="" w:cs="" w:asciiTheme="majorHAnsi" w:cstheme="majorBidi" w:eastAsiaTheme="majorEastAsia" w:hAnsiTheme="majorHAnsi"/>
      <w:spacing w:val="-10"/>
      <w:kern w:val="2"/>
      <w:sz w:val="56"/>
      <w:szCs w:val="56"/>
    </w:rPr>
  </w:style>
  <w:style w:type="character" w:styleId="CommentTextChar" w:customStyle="1">
    <w:name w:val="Comment Text Char"/>
    <w:basedOn w:val="DefaultParagraphFont"/>
    <w:link w:val="Annotationtext"/>
    <w:uiPriority w:val="99"/>
    <w:semiHidden/>
    <w:qFormat/>
    <w:rsid w:val="00ec4a8a"/>
    <w:rPr>
      <w:rFonts w:ascii="Arial" w:hAnsi="Arial" w:eastAsia="Times New Roman" w:cs="Times New Roman"/>
      <w:sz w:val="20"/>
      <w:szCs w:val="20"/>
      <w:lang w:val="en-GB"/>
    </w:rPr>
  </w:style>
  <w:style w:type="character" w:styleId="Annotationreference">
    <w:name w:val="annotation reference"/>
    <w:basedOn w:val="DefaultParagraphFont"/>
    <w:uiPriority w:val="99"/>
    <w:semiHidden/>
    <w:unhideWhenUsed/>
    <w:qFormat/>
    <w:rsid w:val="00ec4a8a"/>
    <w:rPr>
      <w:sz w:val="16"/>
      <w:szCs w:val="16"/>
    </w:rPr>
  </w:style>
  <w:style w:type="character" w:styleId="CommentSubjectChar" w:customStyle="1">
    <w:name w:val="Comment Subject Char"/>
    <w:basedOn w:val="CommentTextChar"/>
    <w:link w:val="Annotationsubject"/>
    <w:uiPriority w:val="99"/>
    <w:semiHidden/>
    <w:qFormat/>
    <w:rsid w:val="00ec4a8a"/>
    <w:rPr>
      <w:rFonts w:ascii="Arial" w:hAnsi="Arial" w:eastAsia="Times New Roman" w:cs="Times New Roman"/>
      <w:b/>
      <w:bCs/>
      <w:sz w:val="20"/>
      <w:szCs w:val="20"/>
      <w:lang w:val="en-GB"/>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nhideWhenUsed/>
    <w:rsid w:val="00845666"/>
    <w:pPr>
      <w:tabs>
        <w:tab w:val="clear" w:pos="720"/>
        <w:tab w:val="center" w:pos="4320" w:leader="none"/>
        <w:tab w:val="right" w:pos="8640" w:leader="none"/>
      </w:tabs>
    </w:pPr>
    <w:rPr/>
  </w:style>
  <w:style w:type="paragraph" w:styleId="Footer">
    <w:name w:val="Footer"/>
    <w:basedOn w:val="Normal"/>
    <w:link w:val="FooterChar"/>
    <w:unhideWhenUsed/>
    <w:rsid w:val="00845666"/>
    <w:pPr>
      <w:tabs>
        <w:tab w:val="clear" w:pos="720"/>
        <w:tab w:val="center" w:pos="4320" w:leader="none"/>
        <w:tab w:val="right" w:pos="8640" w:leader="none"/>
      </w:tabs>
    </w:pPr>
    <w:rPr/>
  </w:style>
  <w:style w:type="paragraph" w:styleId="ListParagraph">
    <w:name w:val="List Paragraph"/>
    <w:basedOn w:val="Normal"/>
    <w:uiPriority w:val="34"/>
    <w:qFormat/>
    <w:rsid w:val="00845666"/>
    <w:pPr>
      <w:numPr>
        <w:ilvl w:val="0"/>
        <w:numId w:val="1"/>
      </w:numPr>
      <w:spacing w:lineRule="auto" w:line="276" w:before="0" w:after="0"/>
      <w:ind w:firstLine="284" w:left="0" w:right="0"/>
      <w:contextualSpacing/>
    </w:pPr>
    <w:rPr>
      <w:lang w:val="en-GB"/>
    </w:rPr>
  </w:style>
  <w:style w:type="paragraph" w:styleId="Coverheadings1" w:customStyle="1">
    <w:name w:val="Cover headings 1"/>
    <w:qFormat/>
    <w:rsid w:val="00845666"/>
    <w:pPr>
      <w:widowControl/>
      <w:suppressAutoHyphens w:val="true"/>
      <w:bidi w:val="0"/>
      <w:spacing w:before="0" w:after="0"/>
      <w:jc w:val="left"/>
    </w:pPr>
    <w:rPr>
      <w:rFonts w:ascii="Arial" w:hAnsi="Arial" w:eastAsia="ＭＳ 明朝" w:cs=""/>
      <w:color w:val="00ABB5"/>
      <w:kern w:val="0"/>
      <w:sz w:val="100"/>
      <w:szCs w:val="100"/>
      <w:lang w:val="en-US" w:eastAsia="en-US" w:bidi="ar-SA"/>
    </w:rPr>
  </w:style>
  <w:style w:type="paragraph" w:styleId="Subtitle">
    <w:name w:val="Subtitle"/>
    <w:basedOn w:val="Normal"/>
    <w:next w:val="Normal"/>
    <w:link w:val="SubtitleChar"/>
    <w:uiPriority w:val="11"/>
    <w:qFormat/>
    <w:rsid w:val="00845666"/>
    <w:pPr>
      <w:spacing w:lineRule="auto" w:line="276" w:before="120" w:after="120"/>
      <w:ind w:right="-8"/>
    </w:pPr>
    <w:rPr>
      <w:b/>
      <w:color w:themeColor="text1" w:themeTint="a6" w:val="B3D236"/>
      <w:szCs w:val="24"/>
    </w:rPr>
  </w:style>
  <w:style w:type="paragraph" w:styleId="Cover-text" w:customStyle="1">
    <w:name w:val="Cover - text"/>
    <w:basedOn w:val="Normal"/>
    <w:qFormat/>
    <w:rsid w:val="00845666"/>
    <w:pPr>
      <w:ind w:right="3394"/>
    </w:pPr>
    <w:rPr/>
  </w:style>
  <w:style w:type="paragraph" w:styleId="CoverHeading2" w:customStyle="1">
    <w:name w:val="Cover Heading 2"/>
    <w:qFormat/>
    <w:rsid w:val="00845666"/>
    <w:pPr>
      <w:widowControl/>
      <w:suppressAutoHyphens w:val="true"/>
      <w:bidi w:val="0"/>
      <w:spacing w:before="0" w:after="0"/>
      <w:jc w:val="left"/>
    </w:pPr>
    <w:rPr>
      <w:rFonts w:ascii="Arial" w:hAnsi="Arial" w:eastAsia="ＭＳ 明朝" w:cs=""/>
      <w:b/>
      <w:color w:val="B3D236"/>
      <w:kern w:val="0"/>
      <w:sz w:val="36"/>
      <w:szCs w:val="36"/>
      <w:lang w:val="en-US" w:eastAsia="en-US" w:bidi="ar-SA"/>
    </w:rPr>
  </w:style>
  <w:style w:type="paragraph" w:styleId="Pa0" w:customStyle="1">
    <w:name w:val="Pa0"/>
    <w:basedOn w:val="Normal"/>
    <w:next w:val="Normal"/>
    <w:uiPriority w:val="99"/>
    <w:qFormat/>
    <w:rsid w:val="003a341b"/>
    <w:pPr>
      <w:widowControl w:val="false"/>
      <w:spacing w:lineRule="atLeast" w:line="241"/>
      <w:ind w:right="0"/>
    </w:pPr>
    <w:rPr>
      <w:rFonts w:cs="Times New Roman"/>
      <w:color w:themeColor="text1" w:themeTint="a6" w:val="auto"/>
      <w:sz w:val="24"/>
      <w:szCs w:val="24"/>
    </w:rPr>
  </w:style>
  <w:style w:type="paragraph" w:styleId="BalloonText">
    <w:name w:val="Balloon Text"/>
    <w:basedOn w:val="Normal"/>
    <w:link w:val="BalloonTextChar"/>
    <w:uiPriority w:val="99"/>
    <w:semiHidden/>
    <w:unhideWhenUsed/>
    <w:qFormat/>
    <w:rsid w:val="00b76e95"/>
    <w:pPr/>
    <w:rPr>
      <w:rFonts w:ascii="Lucida Grande" w:hAnsi="Lucida Grande" w:cs="Lucida Grande"/>
      <w:sz w:val="18"/>
      <w:szCs w:val="18"/>
    </w:rPr>
  </w:style>
  <w:style w:type="paragraph" w:styleId="Bulletted" w:customStyle="1">
    <w:name w:val="Bulletted"/>
    <w:basedOn w:val="Normal"/>
    <w:next w:val="Normal"/>
    <w:qFormat/>
    <w:rsid w:val="00ec4a8a"/>
    <w:pPr>
      <w:numPr>
        <w:ilvl w:val="0"/>
        <w:numId w:val="12"/>
      </w:numPr>
      <w:tabs>
        <w:tab w:val="clear" w:pos="720"/>
        <w:tab w:val="left" w:pos="360" w:leader="none"/>
        <w:tab w:val="left" w:pos="1080" w:leader="none"/>
        <w:tab w:val="left" w:pos="1800" w:leader="none"/>
        <w:tab w:val="left" w:pos="3240" w:leader="none"/>
      </w:tabs>
      <w:ind w:right="0"/>
    </w:pPr>
    <w:rPr>
      <w:rFonts w:eastAsia="Times New Roman" w:cs="Times New Roman"/>
      <w:color w:themeColor="text1" w:themeTint="a6" w:val="auto"/>
      <w:sz w:val="24"/>
      <w:szCs w:val="20"/>
      <w:lang w:val="en-GB"/>
    </w:rPr>
  </w:style>
  <w:style w:type="paragraph" w:styleId="Outline4" w:customStyle="1">
    <w:name w:val="Outline4"/>
    <w:basedOn w:val="Normal"/>
    <w:next w:val="Normal"/>
    <w:qFormat/>
    <w:rsid w:val="00ec4a8a"/>
    <w:pPr>
      <w:ind w:left="2160" w:right="0"/>
    </w:pPr>
    <w:rPr>
      <w:rFonts w:eastAsia="Times New Roman" w:cs="Times New Roman"/>
      <w:color w:themeColor="text1" w:themeTint="a6" w:val="auto"/>
      <w:kern w:val="2"/>
      <w:sz w:val="24"/>
      <w:szCs w:val="20"/>
      <w:lang w:val="en-GB"/>
    </w:rPr>
  </w:style>
  <w:style w:type="paragraph" w:styleId="Outline5" w:customStyle="1">
    <w:name w:val="Outline5"/>
    <w:basedOn w:val="Normal"/>
    <w:next w:val="Normal"/>
    <w:qFormat/>
    <w:rsid w:val="00ec4a8a"/>
    <w:pPr>
      <w:ind w:left="720" w:right="0"/>
    </w:pPr>
    <w:rPr>
      <w:rFonts w:eastAsia="Times New Roman" w:cs="Times New Roman"/>
      <w:color w:themeColor="text1" w:themeTint="a6" w:val="auto"/>
      <w:kern w:val="2"/>
      <w:sz w:val="24"/>
      <w:szCs w:val="20"/>
      <w:lang w:val="en-GB"/>
    </w:rPr>
  </w:style>
  <w:style w:type="paragraph" w:styleId="Outline6" w:customStyle="1">
    <w:name w:val="Outline6"/>
    <w:basedOn w:val="Normal"/>
    <w:next w:val="Normal"/>
    <w:qFormat/>
    <w:rsid w:val="00ec4a8a"/>
    <w:pPr>
      <w:spacing w:before="0" w:after="240"/>
      <w:ind w:left="2160" w:right="0"/>
    </w:pPr>
    <w:rPr>
      <w:rFonts w:eastAsia="Times New Roman" w:cs="Times New Roman"/>
      <w:color w:themeColor="text1" w:themeTint="a6" w:val="auto"/>
      <w:kern w:val="2"/>
      <w:sz w:val="24"/>
      <w:szCs w:val="20"/>
      <w:lang w:val="en-GB"/>
    </w:rPr>
  </w:style>
  <w:style w:type="paragraph" w:styleId="Outline7" w:customStyle="1">
    <w:name w:val="Outline7"/>
    <w:basedOn w:val="Normal"/>
    <w:next w:val="Normal"/>
    <w:qFormat/>
    <w:rsid w:val="00ec4a8a"/>
    <w:pPr>
      <w:spacing w:before="0" w:after="240"/>
      <w:ind w:left="720" w:right="0"/>
    </w:pPr>
    <w:rPr>
      <w:rFonts w:eastAsia="Times New Roman" w:cs="Times New Roman"/>
      <w:color w:themeColor="text1" w:themeTint="a6" w:val="auto"/>
      <w:kern w:val="2"/>
      <w:sz w:val="24"/>
      <w:szCs w:val="20"/>
      <w:lang w:val="en-GB"/>
    </w:rPr>
  </w:style>
  <w:style w:type="paragraph" w:styleId="Title">
    <w:name w:val="Title"/>
    <w:basedOn w:val="Normal"/>
    <w:next w:val="Normal"/>
    <w:link w:val="TitleChar"/>
    <w:uiPriority w:val="10"/>
    <w:qFormat/>
    <w:rsid w:val="00ec4a8a"/>
    <w:pPr>
      <w:spacing w:before="0" w:after="0"/>
      <w:ind w:right="0"/>
      <w:contextualSpacing/>
    </w:pPr>
    <w:rPr>
      <w:rFonts w:ascii="Calibri" w:hAnsi="Calibri" w:eastAsia="" w:cs="" w:asciiTheme="majorHAnsi" w:cstheme="majorBidi" w:eastAsiaTheme="majorEastAsia" w:hAnsiTheme="majorHAnsi"/>
      <w:color w:themeColor="text1" w:themeTint="a6" w:val="auto"/>
      <w:spacing w:val="-10"/>
      <w:kern w:val="2"/>
      <w:sz w:val="56"/>
      <w:szCs w:val="56"/>
    </w:rPr>
  </w:style>
  <w:style w:type="paragraph" w:styleId="Annotationtext">
    <w:name w:val="annotation text"/>
    <w:basedOn w:val="Normal"/>
    <w:link w:val="CommentTextChar"/>
    <w:uiPriority w:val="99"/>
    <w:semiHidden/>
    <w:unhideWhenUsed/>
    <w:qFormat/>
    <w:rsid w:val="00ec4a8a"/>
    <w:pPr>
      <w:ind w:right="0"/>
    </w:pPr>
    <w:rPr>
      <w:rFonts w:eastAsia="Times New Roman" w:cs="Times New Roman"/>
      <w:color w:themeColor="text1" w:themeTint="a6" w:val="auto"/>
      <w:sz w:val="20"/>
      <w:szCs w:val="20"/>
      <w:lang w:val="en-GB"/>
    </w:rPr>
  </w:style>
  <w:style w:type="paragraph" w:styleId="Annotationsubject">
    <w:name w:val="annotation subject"/>
    <w:basedOn w:val="Annotationtext"/>
    <w:next w:val="Annotationtext"/>
    <w:link w:val="CommentSubjectChar"/>
    <w:uiPriority w:val="99"/>
    <w:semiHidden/>
    <w:unhideWhenUsed/>
    <w:qFormat/>
    <w:rsid w:val="00ec4a8a"/>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c4a8a"/>
    <w:rPr>
      <w:lang w:val="en-GB"/>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www.ncsc.gov.uk/guidance/buying-selling-second-hand-devices" TargetMode="External"/><Relationship Id="rId5" Type="http://schemas.openxmlformats.org/officeDocument/2006/relationships/hyperlink" Target="https://support.google.com/chromebook/answer/183061?hl=en&amp;ref_topic=3403353" TargetMode="External"/><Relationship Id="rId6" Type="http://schemas.openxmlformats.org/officeDocument/2006/relationships/hyperlink" Target="https://www.ncsc.gov.uk/collection/top-tips-for-staying-secure-online/install-the-latest-software-and-app-updates" TargetMode="External"/><Relationship Id="rId7" Type="http://schemas.openxmlformats.org/officeDocument/2006/relationships/hyperlink" Target="https://safety.google/security/security-tips/" TargetMode="External"/><Relationship Id="rId8" Type="http://schemas.openxmlformats.org/officeDocument/2006/relationships/hyperlink" Target="https://glowconnect.org.uk/help-with-glow/microsoft-office-365/outlook/" TargetMode="External"/><Relationship Id="rId9" Type="http://schemas.openxmlformats.org/officeDocument/2006/relationships/hyperlink" Target="https://accounts.google.com/signup/v2/webcreateaccount?service=mail&amp;continue=https%3A%2F%2Fmail.google.com%2Fmail%2F&amp;flowName=GlifWebSignIn&amp;flowEntry=SignUp" TargetMode="External"/><Relationship Id="rId10" Type="http://schemas.openxmlformats.org/officeDocument/2006/relationships/hyperlink" Target="https://haveibeenpwned.com/"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mailto:john.smith@education.scot" TargetMode="External"/><Relationship Id="rId15" Type="http://schemas.openxmlformats.org/officeDocument/2006/relationships/hyperlink" Target="https://www.ncsc.gov.uk/files/Phishing-attacks-dealing-suspicious-emails-infographic.pdf" TargetMode="External"/><Relationship Id="rId16" Type="http://schemas.openxmlformats.org/officeDocument/2006/relationships/hyperlink" Target="https://www.ncsc.gov.uk/information/report-suspicious-emails" TargetMode="External"/><Relationship Id="rId17" Type="http://schemas.openxmlformats.org/officeDocument/2006/relationships/hyperlink" Target="mailto:report@phishing.gov.uk" TargetMode="External"/><Relationship Id="rId18" Type="http://schemas.openxmlformats.org/officeDocument/2006/relationships/hyperlink" Target="https://glowconnect.org.uk/about-glow/report-a-concern/" TargetMode="External"/><Relationship Id="rId19" Type="http://schemas.openxmlformats.org/officeDocument/2006/relationships/hyperlink" Target="https://www.ncsc.gov.uk/guidance/recovering-a-hacked-account" TargetMode="External"/><Relationship Id="rId20" Type="http://schemas.openxmlformats.org/officeDocument/2006/relationships/hyperlink" Target="https://www.ncsc.gov.uk/guidance/hacked-device-action-to-take" TargetMode="External"/><Relationship Id="rId21" Type="http://schemas.openxmlformats.org/officeDocument/2006/relationships/hyperlink" Target="https://www.scotland.police.uk/" TargetMode="External"/><Relationship Id="rId22" Type="http://schemas.openxmlformats.org/officeDocument/2006/relationships/hyperlink" Target="https://glowconnect.org.uk/about-glow/report-a-concern/" TargetMode="External"/><Relationship Id="rId23" Type="http://schemas.openxmlformats.org/officeDocument/2006/relationships/hyperlink" Target="https://www.ncsc.gov.uk/guidance/recovering-a-hacked-account" TargetMode="External"/><Relationship Id="rId24" Type="http://schemas.openxmlformats.org/officeDocument/2006/relationships/hyperlink" Target="https://www.ncsc.gov.uk/guidance/hacked-device-action-to-take" TargetMode="External"/><Relationship Id="rId25" Type="http://schemas.openxmlformats.org/officeDocument/2006/relationships/hyperlink" Target="https://www.scotland.police.uk/" TargetMode="External"/><Relationship Id="rId26" Type="http://schemas.openxmlformats.org/officeDocument/2006/relationships/hyperlink" Target="https://glowconnect.org.uk/help-with-glow/glow-launchpad/accounts-and-passwords/resetting-your-glow-password/" TargetMode="External"/><Relationship Id="rId27" Type="http://schemas.openxmlformats.org/officeDocument/2006/relationships/hyperlink" Target="https://www.ncsc.gov.uk/collection/top-tips-for-staying-secure-online/use-a-strong-and-separate-password-for-email" TargetMode="External"/><Relationship Id="rId28" Type="http://schemas.openxmlformats.org/officeDocument/2006/relationships/image" Target="media/image6.png"/><Relationship Id="rId29" Type="http://schemas.openxmlformats.org/officeDocument/2006/relationships/hyperlink" Target="https://wordcounter.net/random-word-generator" TargetMode="External"/><Relationship Id="rId30" Type="http://schemas.openxmlformats.org/officeDocument/2006/relationships/hyperlink" Target="https://twitter.com/Scott_Hunter19/status/1161764751233429506" TargetMode="External"/><Relationship Id="rId31" Type="http://schemas.openxmlformats.org/officeDocument/2006/relationships/hyperlink" Target="https://howsecureismypassword.net/" TargetMode="External"/><Relationship Id="rId32" Type="http://schemas.openxmlformats.org/officeDocument/2006/relationships/hyperlink" Target="https://www.ncsc.gov.uk/guidance/setting-two-factor-authentication-2fa" TargetMode="External"/><Relationship Id="rId33" Type="http://schemas.openxmlformats.org/officeDocument/2006/relationships/hyperlink" Target="https://www.google.com/landing/2step/" TargetMode="External"/><Relationship Id="rId34" Type="http://schemas.openxmlformats.org/officeDocument/2006/relationships/image" Target="media/image7.png"/><Relationship Id="rId35" Type="http://schemas.openxmlformats.org/officeDocument/2006/relationships/hyperlink" Target="https://support.google.com/accounts/answer/6208650?hl=en" TargetMode="External"/><Relationship Id="rId36" Type="http://schemas.openxmlformats.org/officeDocument/2006/relationships/hyperlink" Target="https://www.ncsc.gov.uk/collection/top-tips-for-staying-secure-online/password-managers" TargetMode="External"/><Relationship Id="rId37" Type="http://schemas.openxmlformats.org/officeDocument/2006/relationships/hyperlink" Target="https://www.ncsc.gov.uk/collection/top-tips-for-staying-secure-online/password-managers" TargetMode="External"/><Relationship Id="rId38" Type="http://schemas.openxmlformats.org/officeDocument/2006/relationships/hyperlink" Target="https://www.ncsc.gov.uk/collection/top-tips-for-staying-secure-online/use-a-strong-and-separate-password-for-email" TargetMode="External"/><Relationship Id="rId39" Type="http://schemas.openxmlformats.org/officeDocument/2006/relationships/hyperlink" Target="https://wordcounter.net/random-word-generator" TargetMode="External"/><Relationship Id="rId40" Type="http://schemas.openxmlformats.org/officeDocument/2006/relationships/hyperlink" Target="https://twitter.com/Scott_Hunter19/status/1161764751233429506" TargetMode="External"/><Relationship Id="rId41" Type="http://schemas.openxmlformats.org/officeDocument/2006/relationships/hyperlink" Target="https://www.ncsc.gov.uk/guidance/setting-two-factor-authentication-2fa" TargetMode="External"/><Relationship Id="rId42" Type="http://schemas.openxmlformats.org/officeDocument/2006/relationships/hyperlink" Target="https://howsecureismypassword.net/" TargetMode="External"/><Relationship Id="rId43" Type="http://schemas.openxmlformats.org/officeDocument/2006/relationships/image" Target="media/image8.jpe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jpeg"/><Relationship Id="rId47" Type="http://schemas.openxmlformats.org/officeDocument/2006/relationships/hyperlink" Target="https://www.ncsc.gov.uk/news/rusi-lecture" TargetMode="External"/><Relationship Id="rId48" Type="http://schemas.openxmlformats.org/officeDocument/2006/relationships/image" Target="media/image12.jpeg"/><Relationship Id="rId49" Type="http://schemas.openxmlformats.org/officeDocument/2006/relationships/image" Target="media/image13.png"/><Relationship Id="rId50" Type="http://schemas.openxmlformats.org/officeDocument/2006/relationships/image" Target="media/image14.jpeg"/><Relationship Id="rId51" Type="http://schemas.openxmlformats.org/officeDocument/2006/relationships/hyperlink" Target="https://www.ncsc.gov.uk/guidance/what-is-an-antivirus-product" TargetMode="External"/><Relationship Id="rId52" Type="http://schemas.openxmlformats.org/officeDocument/2006/relationships/hyperlink" Target="https://www.nomoreransom.org/en/index.html" TargetMode="External"/><Relationship Id="rId53" Type="http://schemas.openxmlformats.org/officeDocument/2006/relationships/hyperlink" Target="https://www.ncsc.gov.uk/guidance/recovering-a-hacked-account" TargetMode="External"/><Relationship Id="rId54" Type="http://schemas.openxmlformats.org/officeDocument/2006/relationships/hyperlink" Target="https://support.google.com/android/answer/2819582?hl=en" TargetMode="External"/><Relationship Id="rId55" Type="http://schemas.openxmlformats.org/officeDocument/2006/relationships/header" Target="header1.xm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3.xml"/><Relationship Id="rId63" Type="http://schemas.openxmlformats.org/officeDocument/2006/relationships/footer" Target="footer4.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Relationship Id="rId68" Type="http://schemas.openxmlformats.org/officeDocument/2006/relationships/customXml" Target="../customXml/item1.xml"/><Relationship Id="rId69" Type="http://schemas.openxmlformats.org/officeDocument/2006/relationships/customXml" Target="../customXml/item2.xml"/><Relationship Id="rId70" Type="http://schemas.openxmlformats.org/officeDocument/2006/relationships/customXml" Target="../customXml/item3.xml"/><Relationship Id="rId7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6.png"/><Relationship Id="rId3"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257CB82902A447B4341A6C35614730" ma:contentTypeVersion="7" ma:contentTypeDescription="Create a new document." ma:contentTypeScope="" ma:versionID="51e66b8961ad741e12f68c6f87b9e857">
  <xsd:schema xmlns:xsd="http://www.w3.org/2001/XMLSchema" xmlns:xs="http://www.w3.org/2001/XMLSchema" xmlns:p="http://schemas.microsoft.com/office/2006/metadata/properties" xmlns:ns2="c76e4903-3f60-46b6-8b67-a1f30ef8f5c9" xmlns:ns3="3375ec21-1e01-4e8c-bd95-37b337e1d1cd" targetNamespace="http://schemas.microsoft.com/office/2006/metadata/properties" ma:root="true" ma:fieldsID="1e93b0cae9d9e4225ef7950405035f7c" ns2:_="" ns3:_="">
    <xsd:import namespace="c76e4903-3f60-46b6-8b67-a1f30ef8f5c9"/>
    <xsd:import namespace="3375ec21-1e01-4e8c-bd95-37b337e1d1c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e4903-3f60-46b6-8b67-a1f30ef8f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75ec21-1e01-4e8c-bd95-37b337e1d1c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1603B4-1F47-4F40-A23D-DDC68EC33F9A}"/>
</file>

<file path=customXml/itemProps2.xml><?xml version="1.0" encoding="utf-8"?>
<ds:datastoreItem xmlns:ds="http://schemas.openxmlformats.org/officeDocument/2006/customXml" ds:itemID="{12F65D63-D523-4E8E-AEE0-1DF50D55D794}"/>
</file>

<file path=customXml/itemProps3.xml><?xml version="1.0" encoding="utf-8"?>
<ds:datastoreItem xmlns:ds="http://schemas.openxmlformats.org/officeDocument/2006/customXml" ds:itemID="{EE3C2FE6-D4A5-4689-816E-1E70BDF203D7}">
  <ds:schemaRefs>
    <ds:schemaRef ds:uri="http://schemas.openxmlformats.org/officeDocument/2006/bibliography"/>
  </ds:schemaRefs>
</ds:datastoreItem>
</file>

<file path=customXml/itemProps4.xml><?xml version="1.0" encoding="utf-8"?>
<ds:datastoreItem xmlns:ds="http://schemas.openxmlformats.org/officeDocument/2006/customXml" ds:itemID="{11FFB84D-F41A-40F3-81A6-64A2EB0C5686}"/>
</file>

<file path=docProps/app.xml><?xml version="1.0" encoding="utf-8"?>
<Properties xmlns="http://schemas.openxmlformats.org/officeDocument/2006/extended-properties" xmlns:vt="http://schemas.openxmlformats.org/officeDocument/2006/docPropsVTypes">
  <Template>Normal</Template>
  <TotalTime>79</TotalTime>
  <Application>LibreOffice/7.6.5.2$Linux_X86_64 LibreOffice_project/60$Build-2</Application>
  <AppVersion>15.0000</AppVersion>
  <Pages>26</Pages>
  <Words>5486</Words>
  <Characters>25976</Characters>
  <CharactersWithSpaces>31254</CharactersWithSpaces>
  <Paragraphs>345</Paragraphs>
  <Company>Education Scotland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2021-12-15T09:18:00Z</dcterms:created>
  <dc:creator>z619115</dc:creator>
  <dc:description/>
  <dc:language>en-GB</dc:language>
  <cp:lastModifiedBy/>
  <dcterms:modified xsi:type="dcterms:W3CDTF">2024-05-15T10:13:02Z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ContentTypeId">
    <vt:lpwstr>0x01010022257CB82902A447B4341A6C35614730</vt:lpwstr>
  </property>
  <property fmtid="{D5CDD505-2E9C-101B-9397-08002B2CF9AE}" pid="4" name="Objective-Caveats">
    <vt:lpwstr/>
  </property>
  <property fmtid="{D5CDD505-2E9C-101B-9397-08002B2CF9AE}" pid="5" name="Objective-Classification">
    <vt:lpwstr>[Inherited - OFFICIAL]</vt:lpwstr>
  </property>
  <property fmtid="{D5CDD505-2E9C-101B-9397-08002B2CF9AE}" pid="6" name="Objective-Comment">
    <vt:lpwstr/>
  </property>
  <property fmtid="{D5CDD505-2E9C-101B-9397-08002B2CF9AE}" pid="7" name="Objective-Connect Creator">
    <vt:lpwstr/>
  </property>
  <property fmtid="{D5CDD505-2E9C-101B-9397-08002B2CF9AE}" pid="8" name="Objective-Connect Creator [system]">
    <vt:lpwstr/>
  </property>
  <property fmtid="{D5CDD505-2E9C-101B-9397-08002B2CF9AE}" pid="9" name="Objective-CreationStamp">
    <vt:filetime>2018-07-18T13:21:42Z</vt:filetime>
  </property>
  <property fmtid="{D5CDD505-2E9C-101B-9397-08002B2CF9AE}" pid="10" name="Objective-Date Received">
    <vt:lpwstr/>
  </property>
  <property fmtid="{D5CDD505-2E9C-101B-9397-08002B2CF9AE}" pid="11" name="Objective-Date Received [system]">
    <vt:lpwstr/>
  </property>
  <property fmtid="{D5CDD505-2E9C-101B-9397-08002B2CF9AE}" pid="12" name="Objective-Date of Original">
    <vt:lpwstr/>
  </property>
  <property fmtid="{D5CDD505-2E9C-101B-9397-08002B2CF9AE}" pid="13" name="Objective-Date of Original [system]">
    <vt:lpwstr/>
  </property>
  <property fmtid="{D5CDD505-2E9C-101B-9397-08002B2CF9AE}" pid="14" name="Objective-DatePublished">
    <vt:lpwstr/>
  </property>
  <property fmtid="{D5CDD505-2E9C-101B-9397-08002B2CF9AE}" pid="15" name="Objective-Description">
    <vt:lpwstr/>
  </property>
  <property fmtid="{D5CDD505-2E9C-101B-9397-08002B2CF9AE}" pid="16" name="Objective-FileNumber">
    <vt:lpwstr/>
  </property>
  <property fmtid="{D5CDD505-2E9C-101B-9397-08002B2CF9AE}" pid="17" name="Objective-Id">
    <vt:lpwstr>A21631444</vt:lpwstr>
  </property>
  <property fmtid="{D5CDD505-2E9C-101B-9397-08002B2CF9AE}" pid="18" name="Objective-IsApproved">
    <vt:bool>0</vt:bool>
  </property>
  <property fmtid="{D5CDD505-2E9C-101B-9397-08002B2CF9AE}" pid="19" name="Objective-IsPublished">
    <vt:bool>0</vt:bool>
  </property>
  <property fmtid="{D5CDD505-2E9C-101B-9397-08002B2CF9AE}" pid="20" name="Objective-ModificationStamp">
    <vt:filetime>2018-07-18T13:29:53Z</vt:filetime>
  </property>
  <property fmtid="{D5CDD505-2E9C-101B-9397-08002B2CF9AE}" pid="21" name="Objective-Owner">
    <vt:lpwstr>Gore, Hazel H (Z612349)</vt:lpwstr>
  </property>
  <property fmtid="{D5CDD505-2E9C-101B-9397-08002B2CF9AE}" pid="22" name="Objective-Parent">
    <vt:lpwstr>Education Scotland: Communications: Branding and Templates: 2016-2021</vt:lpwstr>
  </property>
  <property fmtid="{D5CDD505-2E9C-101B-9397-08002B2CF9AE}" pid="23" name="Objective-Path">
    <vt:lpwstr>Objective Global Folder:SG File Plan:Administration:Corporate strategy:Communications:General: Communications:Education Scotland: Communications: Branding and Templates: 2016-2021:</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SG Web Publication - Category 2 Classification [system]">
    <vt:lpwstr/>
  </property>
  <property fmtid="{D5CDD505-2E9C-101B-9397-08002B2CF9AE}" pid="27" name="Objective-SG Web Publication - Category [system]">
    <vt:lpwstr/>
  </property>
  <property fmtid="{D5CDD505-2E9C-101B-9397-08002B2CF9AE}" pid="28" name="Objective-State">
    <vt:lpwstr>Being Drafted</vt:lpwstr>
  </property>
  <property fmtid="{D5CDD505-2E9C-101B-9397-08002B2CF9AE}" pid="29" name="Objective-Title">
    <vt:lpwstr>Full document template_green</vt:lpwstr>
  </property>
  <property fmtid="{D5CDD505-2E9C-101B-9397-08002B2CF9AE}" pid="30" name="Objective-Version">
    <vt:lpwstr>0.2</vt:lpwstr>
  </property>
  <property fmtid="{D5CDD505-2E9C-101B-9397-08002B2CF9AE}" pid="31" name="Objective-VersionComment">
    <vt:lpwstr>Version 2</vt:lpwstr>
  </property>
  <property fmtid="{D5CDD505-2E9C-101B-9397-08002B2CF9AE}" pid="32" name="Objective-VersionId">
    <vt:lpwstr>vA30454930</vt:lpwstr>
  </property>
  <property fmtid="{D5CDD505-2E9C-101B-9397-08002B2CF9AE}" pid="33" name="Objective-VersionNumber">
    <vt:r8>2</vt:r8>
  </property>
</Properties>
</file>